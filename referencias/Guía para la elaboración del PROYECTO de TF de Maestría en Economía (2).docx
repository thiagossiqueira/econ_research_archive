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Guía para la presentación del Proyecto de Trabajo Final de Maestría (PTFM)</w:t>
      </w:r>
    </w:p>
    <w:p w:rsidR="00000000" w:rsidDel="00000000" w:rsidP="00000000" w:rsidRDefault="00000000" w:rsidRPr="00000000" w14:paraId="00000002">
      <w:pPr>
        <w:spacing w:before="120" w:lineRule="auto"/>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presentación y aprobación del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Proyecto de Trabajo Final de Maestría  (PTFM)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constituye el primer paso para la presentación del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Trabajo Final de Maestría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(TFM)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temática abordada en el Proyecto y luego en el Trabajo Final debe ser pertinente a la orientación de la Maestría cursada, con un abordaje teórico de la temática actualizado y con una metodología acorde al tema elegido y los objetivos propuestos.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PTFM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un esquema en el cual se enuncia cómo se va a llevar adelante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TFM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un plan de trabajo en el que se expone el tema de la investigación, las actividades que se llevarán a cabo y los recursos con los que se cuenta para dar respuesta a las preguntas problematizantes que dieron origen al tema del trabajo. Como tal, se redacta en tiempo presente o futuro. Su extensión será de entre diez (10) y quince (15) páginas.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TFM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un documento de producción individual que supone la integración de los conocimientos adquiridos por el maestrando en la cursada de la Maestría y una toma de posición del maestrando respecto de un tema o problema, pertinente a los contenidos y objetivos de la Maestría.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TFM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pueden consistir en trabajos:</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investigación empírica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se realiza a partir de datos recolectados por el maestrando o del tratamiento original de datos secundarios de acuerdo a las pautas del método científico. El diagnóstico así elaborado puede dar lugar a la elaboración de propuestas de mejora, cambio o intervención. </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investigación teórica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plantea un abordaje teórico a partir del análisis de teorías, desarrollos teóricos o conceptuales y de su comparación, con el objetivo de, a partir de este diagnóstico, realizar nuevos desarrollos teóricos. </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investigación metodológica: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plantea una revisión de las metodologías/tecnologías  utilizadas para el abordaje/resolución de problemas y a partir de este diagnóstico la realización de una propuesta metodológica/tecnológica superadora.</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investigación-acción: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propone una descripción, análisis y evaluación de procesos de investigación participante, que se desarrollan a fin de resolver de un problema.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4"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tipo de Maestría (académica o profesional) y el tipo de problemas que en ella se abordan orientarán la elección de uno o una combinatoria de ellos. De este modo, el formato del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TFM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podrá resultar 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 estudio de caso, una obra, un proyecto, una tesis, una producción artística o trabajos similares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ind w:firstLine="709"/>
        <w:rPr/>
      </w:pPr>
      <w:r w:rsidDel="00000000" w:rsidR="00000000" w:rsidRPr="00000000">
        <w:rPr>
          <w:rtl w:val="0"/>
        </w:rPr>
        <w:t xml:space="preserve">Las partes </w:t>
      </w:r>
      <w:r w:rsidDel="00000000" w:rsidR="00000000" w:rsidRPr="00000000">
        <w:rPr>
          <w:b w:val="1"/>
          <w:rtl w:val="0"/>
        </w:rPr>
        <w:t xml:space="preserve">del PTFM</w:t>
      </w:r>
      <w:r w:rsidDel="00000000" w:rsidR="00000000" w:rsidRPr="00000000">
        <w:rPr>
          <w:rtl w:val="0"/>
        </w:rPr>
        <w:t xml:space="preserve"> son:</w:t>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120" w:line="240" w:lineRule="auto"/>
        <w:ind w:left="709" w:right="0" w:hanging="42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Carátula (según se indica en el Protocolo de esta guía)</w:t>
      </w:r>
    </w:p>
    <w:p w:rsidR="00000000" w:rsidDel="00000000" w:rsidP="00000000" w:rsidRDefault="00000000" w:rsidRPr="00000000" w14:paraId="00000015">
      <w:pPr>
        <w:numPr>
          <w:ilvl w:val="0"/>
          <w:numId w:val="9"/>
        </w:numPr>
        <w:tabs>
          <w:tab w:val="left" w:leader="none" w:pos="709"/>
        </w:tabs>
        <w:spacing w:before="120" w:lineRule="auto"/>
        <w:ind w:left="709" w:hanging="425"/>
        <w:rPr/>
      </w:pPr>
      <w:r w:rsidDel="00000000" w:rsidR="00000000" w:rsidRPr="00000000">
        <w:rPr>
          <w:rtl w:val="0"/>
        </w:rPr>
        <w:t xml:space="preserve">Resumen del Proyecto (extensión sugerida 250 palabras)</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120" w:line="240" w:lineRule="auto"/>
        <w:ind w:left="709" w:right="0" w:hanging="42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Justificación/Fundamentación/Aportes (extensión sugerida una página)</w:t>
      </w:r>
    </w:p>
    <w:p w:rsidR="00000000" w:rsidDel="00000000" w:rsidP="00000000" w:rsidRDefault="00000000" w:rsidRPr="00000000" w14:paraId="00000017">
      <w:pPr>
        <w:numPr>
          <w:ilvl w:val="0"/>
          <w:numId w:val="9"/>
        </w:numPr>
        <w:tabs>
          <w:tab w:val="left" w:leader="none" w:pos="709"/>
        </w:tabs>
        <w:spacing w:before="120" w:lineRule="auto"/>
        <w:ind w:left="709" w:hanging="425"/>
        <w:rPr/>
      </w:pPr>
      <w:r w:rsidDel="00000000" w:rsidR="00000000" w:rsidRPr="00000000">
        <w:rPr>
          <w:rtl w:val="0"/>
        </w:rPr>
        <w:t xml:space="preserve">Planteamiento del tema/problema. Preguntas problematizantes (extensión sugerida una página)</w:t>
      </w:r>
    </w:p>
    <w:p w:rsidR="00000000" w:rsidDel="00000000" w:rsidP="00000000" w:rsidRDefault="00000000" w:rsidRPr="00000000" w14:paraId="00000018">
      <w:pPr>
        <w:numPr>
          <w:ilvl w:val="0"/>
          <w:numId w:val="9"/>
        </w:numPr>
        <w:tabs>
          <w:tab w:val="left" w:leader="none" w:pos="709"/>
        </w:tabs>
        <w:spacing w:before="120" w:lineRule="auto"/>
        <w:ind w:left="709" w:hanging="425"/>
        <w:rPr/>
      </w:pPr>
      <w:r w:rsidDel="00000000" w:rsidR="00000000" w:rsidRPr="00000000">
        <w:rPr>
          <w:rtl w:val="0"/>
        </w:rPr>
        <w:t xml:space="preserve">Objetivos (extensión sugerida media página)</w:t>
      </w:r>
    </w:p>
    <w:p w:rsidR="00000000" w:rsidDel="00000000" w:rsidP="00000000" w:rsidRDefault="00000000" w:rsidRPr="00000000" w14:paraId="00000019">
      <w:pPr>
        <w:numPr>
          <w:ilvl w:val="0"/>
          <w:numId w:val="9"/>
        </w:numPr>
        <w:tabs>
          <w:tab w:val="left" w:leader="none" w:pos="6840"/>
        </w:tabs>
        <w:spacing w:before="120" w:lineRule="auto"/>
        <w:ind w:left="709" w:hanging="425"/>
        <w:jc w:val="both"/>
        <w:rPr/>
      </w:pPr>
      <w:r w:rsidDel="00000000" w:rsidR="00000000" w:rsidRPr="00000000">
        <w:rPr>
          <w:rtl w:val="0"/>
        </w:rPr>
        <w:t xml:space="preserve">Hipótesis (extensión sugerida media página) </w:t>
      </w:r>
    </w:p>
    <w:p w:rsidR="00000000" w:rsidDel="00000000" w:rsidP="00000000" w:rsidRDefault="00000000" w:rsidRPr="00000000" w14:paraId="0000001A">
      <w:pPr>
        <w:numPr>
          <w:ilvl w:val="0"/>
          <w:numId w:val="9"/>
        </w:numPr>
        <w:tabs>
          <w:tab w:val="left" w:leader="none" w:pos="709"/>
        </w:tabs>
        <w:spacing w:before="120" w:lineRule="auto"/>
        <w:ind w:left="709" w:hanging="425"/>
        <w:rPr/>
      </w:pPr>
      <w:r w:rsidDel="00000000" w:rsidR="00000000" w:rsidRPr="00000000">
        <w:rPr>
          <w:rtl w:val="0"/>
        </w:rPr>
        <w:t xml:space="preserve">Marco teórico (preliminar)  (extensión sugerida cinco páginas)</w:t>
      </w:r>
    </w:p>
    <w:p w:rsidR="00000000" w:rsidDel="00000000" w:rsidP="00000000" w:rsidRDefault="00000000" w:rsidRPr="00000000" w14:paraId="0000001B">
      <w:pPr>
        <w:numPr>
          <w:ilvl w:val="0"/>
          <w:numId w:val="9"/>
        </w:numPr>
        <w:tabs>
          <w:tab w:val="left" w:leader="none" w:pos="709"/>
        </w:tabs>
        <w:spacing w:before="120" w:lineRule="auto"/>
        <w:ind w:left="709" w:hanging="425"/>
        <w:rPr/>
      </w:pPr>
      <w:r w:rsidDel="00000000" w:rsidR="00000000" w:rsidRPr="00000000">
        <w:rPr>
          <w:rtl w:val="0"/>
        </w:rPr>
        <w:t xml:space="preserve">Metodología y técnicas a utilizar (extensión sugerida una página)</w:t>
      </w:r>
    </w:p>
    <w:p w:rsidR="00000000" w:rsidDel="00000000" w:rsidP="00000000" w:rsidRDefault="00000000" w:rsidRPr="00000000" w14:paraId="0000001C">
      <w:pPr>
        <w:numPr>
          <w:ilvl w:val="0"/>
          <w:numId w:val="9"/>
        </w:numPr>
        <w:tabs>
          <w:tab w:val="left" w:leader="none" w:pos="709"/>
        </w:tabs>
        <w:spacing w:before="120" w:lineRule="auto"/>
        <w:ind w:left="709" w:hanging="425"/>
        <w:rPr/>
      </w:pPr>
      <w:r w:rsidDel="00000000" w:rsidR="00000000" w:rsidRPr="00000000">
        <w:rPr>
          <w:rtl w:val="0"/>
        </w:rPr>
        <w:t xml:space="preserve">Cronograma (extensión sugerida una página)</w:t>
      </w:r>
    </w:p>
    <w:p w:rsidR="00000000" w:rsidDel="00000000" w:rsidP="00000000" w:rsidRDefault="00000000" w:rsidRPr="00000000" w14:paraId="0000001D">
      <w:pPr>
        <w:numPr>
          <w:ilvl w:val="0"/>
          <w:numId w:val="9"/>
        </w:numPr>
        <w:spacing w:before="120" w:lineRule="auto"/>
        <w:ind w:left="709" w:hanging="425"/>
        <w:rPr/>
      </w:pPr>
      <w:r w:rsidDel="00000000" w:rsidR="00000000" w:rsidRPr="00000000">
        <w:rPr>
          <w:rtl w:val="0"/>
        </w:rPr>
        <w:t xml:space="preserve">Referencias bibliográficas (citadas en el proyecto) y bibliografía (preliminar)</w:t>
      </w:r>
    </w:p>
    <w:p w:rsidR="00000000" w:rsidDel="00000000" w:rsidP="00000000" w:rsidRDefault="00000000" w:rsidRPr="00000000" w14:paraId="0000001E">
      <w:pPr>
        <w:numPr>
          <w:ilvl w:val="0"/>
          <w:numId w:val="9"/>
        </w:numPr>
        <w:spacing w:before="120" w:lineRule="auto"/>
        <w:ind w:left="709" w:hanging="425"/>
        <w:rPr/>
      </w:pPr>
      <w:r w:rsidDel="00000000" w:rsidR="00000000" w:rsidRPr="00000000">
        <w:rPr>
          <w:rtl w:val="0"/>
        </w:rPr>
        <w:t xml:space="preserve">Anexos (si fuera necesario)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firstLine="709"/>
        <w:jc w:val="both"/>
        <w:rPr/>
      </w:pPr>
      <w:r w:rsidDel="00000000" w:rsidR="00000000" w:rsidRPr="00000000">
        <w:rPr>
          <w:rtl w:val="0"/>
        </w:rPr>
        <w:t xml:space="preserve">El </w:t>
      </w:r>
      <w:r w:rsidDel="00000000" w:rsidR="00000000" w:rsidRPr="00000000">
        <w:rPr>
          <w:b w:val="1"/>
          <w:rtl w:val="0"/>
        </w:rPr>
        <w:t xml:space="preserve">PTFM</w:t>
      </w:r>
      <w:r w:rsidDel="00000000" w:rsidR="00000000" w:rsidRPr="00000000">
        <w:rPr>
          <w:rtl w:val="0"/>
        </w:rPr>
        <w:t xml:space="preserve"> deberá presentarse en hoja tamaño A4, letra Times New Roman, cuerpo 12, interlineado 1.5, texto justificado y márgenes de 2,5 a 3,0 cm (izquierdo), y de 2,5 cm (derecho, superior e inferior). Se deberán respetar las normas de citado y referenciado de bibliografía de la APA (American Psychological Association) en su versión más reciente. </w:t>
      </w:r>
    </w:p>
    <w:p w:rsidR="00000000" w:rsidDel="00000000" w:rsidP="00000000" w:rsidRDefault="00000000" w:rsidRPr="00000000" w14:paraId="00000021">
      <w:pPr>
        <w:ind w:firstLine="709"/>
        <w:jc w:val="both"/>
        <w:rPr/>
      </w:pPr>
      <w:r w:rsidDel="00000000" w:rsidR="00000000" w:rsidRPr="00000000">
        <w:rPr>
          <w:rtl w:val="0"/>
        </w:rPr>
      </w:r>
    </w:p>
    <w:p w:rsidR="00000000" w:rsidDel="00000000" w:rsidP="00000000" w:rsidRDefault="00000000" w:rsidRPr="00000000" w14:paraId="00000022">
      <w:pPr>
        <w:ind w:firstLine="709"/>
        <w:jc w:val="both"/>
        <w:rPr/>
      </w:pPr>
      <w:r w:rsidDel="00000000" w:rsidR="00000000" w:rsidRPr="00000000">
        <w:rPr>
          <w:rtl w:val="0"/>
        </w:rPr>
        <w:t xml:space="preserve">La presentación deberá incluir el </w:t>
      </w:r>
      <w:r w:rsidDel="00000000" w:rsidR="00000000" w:rsidRPr="00000000">
        <w:rPr>
          <w:b w:val="1"/>
          <w:i w:val="1"/>
          <w:rtl w:val="0"/>
        </w:rPr>
        <w:t xml:space="preserve">Form. PTFM</w:t>
      </w:r>
      <w:r w:rsidDel="00000000" w:rsidR="00000000" w:rsidRPr="00000000">
        <w:rPr>
          <w:rtl w:val="0"/>
        </w:rPr>
        <w:t xml:space="preserve"> (ver al final de este documento) debidamente completado y firmado por el Director propuesto; el alumno deberá envía el archivo electrónico de su Proyecto a: </w:t>
      </w:r>
      <w:hyperlink r:id="rId7">
        <w:r w:rsidDel="00000000" w:rsidR="00000000" w:rsidRPr="00000000">
          <w:rPr>
            <w:color w:val="0000ff"/>
            <w:u w:val="single"/>
            <w:rtl w:val="0"/>
          </w:rPr>
          <w:t xml:space="preserve">graduacion@posgrado.economicas.uba.ar</w:t>
        </w:r>
      </w:hyperlink>
      <w:r w:rsidDel="00000000" w:rsidR="00000000" w:rsidRPr="00000000">
        <w:rPr>
          <w:color w:val="0000ff"/>
          <w:u w:val="single"/>
          <w:rtl w:val="0"/>
        </w:rPr>
        <w:t xml:space="preserve"> </w:t>
      </w:r>
      <w:r w:rsidDel="00000000" w:rsidR="00000000" w:rsidRPr="00000000">
        <w:rPr>
          <w:rtl w:val="0"/>
        </w:rPr>
      </w:r>
    </w:p>
    <w:p w:rsidR="00000000" w:rsidDel="00000000" w:rsidP="00000000" w:rsidRDefault="00000000" w:rsidRPr="00000000" w14:paraId="00000023">
      <w:pPr>
        <w:ind w:firstLine="709"/>
        <w:jc w:val="both"/>
        <w:rPr/>
      </w:pPr>
      <w:r w:rsidDel="00000000" w:rsidR="00000000" w:rsidRPr="00000000">
        <w:rPr>
          <w:rtl w:val="0"/>
        </w:rPr>
      </w:r>
    </w:p>
    <w:p w:rsidR="00000000" w:rsidDel="00000000" w:rsidP="00000000" w:rsidRDefault="00000000" w:rsidRPr="00000000" w14:paraId="00000024">
      <w:pPr>
        <w:spacing w:after="200" w:line="276" w:lineRule="auto"/>
        <w:jc w:val="both"/>
        <w:rPr/>
        <w:sectPr>
          <w:headerReference r:id="rId8" w:type="default"/>
          <w:footerReference r:id="rId9" w:type="default"/>
          <w:pgSz w:h="16840" w:w="11907" w:orient="portrait"/>
          <w:pgMar w:bottom="1418" w:top="2693" w:left="1701" w:right="1418"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4f81bd" w:space="4" w:sz="8" w:val="single"/>
        </w:pBdr>
        <w:spacing w:after="0" w:lineRule="auto"/>
        <w:jc w:val="center"/>
        <w:rPr>
          <w:rFonts w:ascii="Cambria" w:cs="Cambria" w:eastAsia="Cambria" w:hAnsi="Cambria"/>
          <w:sz w:val="52"/>
          <w:szCs w:val="52"/>
        </w:rPr>
      </w:pPr>
      <w:r w:rsidDel="00000000" w:rsidR="00000000" w:rsidRPr="00000000">
        <w:rPr>
          <w:rFonts w:ascii="Cambria" w:cs="Cambria" w:eastAsia="Cambria" w:hAnsi="Cambria"/>
          <w:sz w:val="52"/>
          <w:szCs w:val="52"/>
          <w:rtl w:val="0"/>
        </w:rPr>
        <w:t xml:space="preserve">Universidad de Buenos Aires</w:t>
      </w:r>
    </w:p>
    <w:p w:rsidR="00000000" w:rsidDel="00000000" w:rsidP="00000000" w:rsidRDefault="00000000" w:rsidRPr="00000000" w14:paraId="00000026">
      <w:pPr>
        <w:pBdr>
          <w:bottom w:color="4f81bd" w:space="4" w:sz="8" w:val="single"/>
        </w:pBdr>
        <w:spacing w:after="0" w:lineRule="auto"/>
        <w:jc w:val="center"/>
        <w:rPr>
          <w:rFonts w:ascii="Cambria" w:cs="Cambria" w:eastAsia="Cambria" w:hAnsi="Cambria"/>
          <w:sz w:val="52"/>
          <w:szCs w:val="52"/>
        </w:rPr>
      </w:pPr>
      <w:r w:rsidDel="00000000" w:rsidR="00000000" w:rsidRPr="00000000">
        <w:rPr>
          <w:rFonts w:ascii="Cambria" w:cs="Cambria" w:eastAsia="Cambria" w:hAnsi="Cambria"/>
          <w:sz w:val="52"/>
          <w:szCs w:val="52"/>
          <w:rtl w:val="0"/>
        </w:rPr>
        <w:t xml:space="preserve">Facultad de Ciencias Económicas</w:t>
      </w:r>
    </w:p>
    <w:p w:rsidR="00000000" w:rsidDel="00000000" w:rsidP="00000000" w:rsidRDefault="00000000" w:rsidRPr="00000000" w14:paraId="00000027">
      <w:pPr>
        <w:pBdr>
          <w:bottom w:color="4f81bd" w:space="4" w:sz="8" w:val="single"/>
        </w:pBdr>
        <w:spacing w:after="0" w:lineRule="auto"/>
        <w:jc w:val="center"/>
        <w:rPr>
          <w:rFonts w:ascii="Cambria" w:cs="Cambria" w:eastAsia="Cambria" w:hAnsi="Cambria"/>
          <w:sz w:val="52"/>
          <w:szCs w:val="52"/>
        </w:rPr>
      </w:pPr>
      <w:r w:rsidDel="00000000" w:rsidR="00000000" w:rsidRPr="00000000">
        <w:rPr>
          <w:rFonts w:ascii="Cambria" w:cs="Cambria" w:eastAsia="Cambria" w:hAnsi="Cambria"/>
          <w:sz w:val="52"/>
          <w:szCs w:val="52"/>
          <w:rtl w:val="0"/>
        </w:rPr>
        <w:t xml:space="preserve">Escuela de Estudios de Posgrado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Bdr>
          <w:bottom w:color="4f81bd" w:space="4" w:sz="8" w:val="single"/>
        </w:pBdr>
        <w:spacing w:after="0" w:lineRule="auto"/>
        <w:jc w:val="center"/>
        <w:rPr>
          <w:rFonts w:ascii="Cambria" w:cs="Cambria" w:eastAsia="Cambria" w:hAnsi="Cambria"/>
          <w:b w:val="1"/>
          <w:smallCaps w:val="1"/>
          <w:sz w:val="44"/>
          <w:szCs w:val="44"/>
        </w:rPr>
      </w:pPr>
      <w:r w:rsidDel="00000000" w:rsidR="00000000" w:rsidRPr="00000000">
        <w:rPr>
          <w:rFonts w:ascii="Cambria" w:cs="Cambria" w:eastAsia="Cambria" w:hAnsi="Cambria"/>
          <w:b w:val="1"/>
          <w:smallCaps w:val="1"/>
          <w:sz w:val="44"/>
          <w:szCs w:val="44"/>
          <w:rtl w:val="0"/>
        </w:rPr>
        <w:t xml:space="preserve">Maestría en Economía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bottom w:color="4f81bd" w:space="4" w:sz="8" w:val="single"/>
        </w:pBdr>
        <w:spacing w:after="0" w:lineRule="auto"/>
        <w:rPr>
          <w:rFonts w:ascii="Cambria" w:cs="Cambria" w:eastAsia="Cambria" w:hAnsi="Cambria"/>
          <w:sz w:val="52"/>
          <w:szCs w:val="52"/>
        </w:rPr>
      </w:pPr>
      <w:r w:rsidDel="00000000" w:rsidR="00000000" w:rsidRPr="00000000">
        <w:rPr>
          <w:rtl w:val="0"/>
        </w:rPr>
      </w:r>
    </w:p>
    <w:p w:rsidR="00000000" w:rsidDel="00000000" w:rsidP="00000000" w:rsidRDefault="00000000" w:rsidRPr="00000000" w14:paraId="0000002E">
      <w:pPr>
        <w:pBdr>
          <w:bottom w:color="4f81bd" w:space="4" w:sz="8" w:val="single"/>
        </w:pBdr>
        <w:spacing w:after="0" w:lineRule="auto"/>
        <w:jc w:val="center"/>
        <w:rPr>
          <w:rFonts w:ascii="Cambria" w:cs="Cambria" w:eastAsia="Cambria" w:hAnsi="Cambria"/>
          <w:smallCaps w:val="1"/>
          <w:sz w:val="44"/>
          <w:szCs w:val="44"/>
        </w:rPr>
      </w:pPr>
      <w:r w:rsidDel="00000000" w:rsidR="00000000" w:rsidRPr="00000000">
        <w:rPr>
          <w:rFonts w:ascii="Cambria" w:cs="Cambria" w:eastAsia="Cambria" w:hAnsi="Cambria"/>
          <w:smallCaps w:val="1"/>
          <w:sz w:val="44"/>
          <w:szCs w:val="44"/>
          <w:rtl w:val="0"/>
        </w:rPr>
        <w:t xml:space="preserve">PROYECTO</w:t>
      </w:r>
    </w:p>
    <w:p w:rsidR="00000000" w:rsidDel="00000000" w:rsidP="00000000" w:rsidRDefault="00000000" w:rsidRPr="00000000" w14:paraId="0000002F">
      <w:pPr>
        <w:pBdr>
          <w:bottom w:color="4f81bd" w:space="4" w:sz="8" w:val="single"/>
        </w:pBdr>
        <w:spacing w:after="0" w:lineRule="auto"/>
        <w:jc w:val="center"/>
        <w:rPr>
          <w:rFonts w:ascii="Cambria" w:cs="Cambria" w:eastAsia="Cambria" w:hAnsi="Cambria"/>
          <w:smallCaps w:val="1"/>
          <w:sz w:val="44"/>
          <w:szCs w:val="44"/>
        </w:rPr>
      </w:pPr>
      <w:r w:rsidDel="00000000" w:rsidR="00000000" w:rsidRPr="00000000">
        <w:rPr>
          <w:rFonts w:ascii="Cambria" w:cs="Cambria" w:eastAsia="Cambria" w:hAnsi="Cambria"/>
          <w:smallCaps w:val="1"/>
          <w:sz w:val="44"/>
          <w:szCs w:val="44"/>
          <w:rtl w:val="0"/>
        </w:rPr>
        <w:t xml:space="preserve">Trabajo Final de Maestría</w:t>
      </w:r>
    </w:p>
    <w:p w:rsidR="00000000" w:rsidDel="00000000" w:rsidP="00000000" w:rsidRDefault="00000000" w:rsidRPr="00000000" w14:paraId="00000030">
      <w:pPr>
        <w:rPr>
          <w:sz w:val="44"/>
          <w:szCs w:val="44"/>
        </w:rPr>
      </w:pPr>
      <w:r w:rsidDel="00000000" w:rsidR="00000000" w:rsidRPr="00000000">
        <w:rPr>
          <w:rtl w:val="0"/>
        </w:rPr>
      </w:r>
    </w:p>
    <w:p w:rsidR="00000000" w:rsidDel="00000000" w:rsidP="00000000" w:rsidRDefault="00000000" w:rsidRPr="00000000" w14:paraId="00000031">
      <w:pPr>
        <w:pBdr>
          <w:bottom w:color="4f81bd" w:space="4" w:sz="8" w:val="single"/>
        </w:pBdr>
        <w:tabs>
          <w:tab w:val="left" w:leader="none" w:pos="2985"/>
        </w:tabs>
        <w:spacing w:after="0" w:lineRule="auto"/>
        <w:rPr>
          <w:rFonts w:ascii="Cambria" w:cs="Cambria" w:eastAsia="Cambria" w:hAnsi="Cambria"/>
          <w:sz w:val="36"/>
          <w:szCs w:val="36"/>
        </w:rPr>
      </w:pPr>
      <w:r w:rsidDel="00000000" w:rsidR="00000000" w:rsidRPr="00000000">
        <w:rPr>
          <w:rFonts w:ascii="Cambria" w:cs="Cambria" w:eastAsia="Cambria" w:hAnsi="Cambria"/>
          <w:sz w:val="36"/>
          <w:szCs w:val="36"/>
          <w:highlight w:val="lightGray"/>
          <w:rtl w:val="0"/>
        </w:rPr>
        <w:t xml:space="preserve">[Determinantes Macroeconómicos de los Spreads de Deuda Corporativa en Brasil 1993-2025.  Implicancias para la Sostenibilidad de la Deuda]</w:t>
      </w:r>
      <w:r w:rsidDel="00000000" w:rsidR="00000000" w:rsidRPr="00000000">
        <w:rPr>
          <w:rFonts w:ascii="Cambria" w:cs="Cambria" w:eastAsia="Cambria" w:hAnsi="Cambria"/>
          <w:sz w:val="36"/>
          <w:szCs w:val="36"/>
          <w:highlight w:val="lightGray"/>
          <w:vertAlign w:val="superscript"/>
        </w:rPr>
        <w:footnoteReference w:customMarkFollows="0" w:id="0"/>
      </w:r>
      <w:r w:rsidDel="00000000" w:rsidR="00000000" w:rsidRPr="00000000">
        <w:rPr>
          <w:rtl w:val="0"/>
        </w:rPr>
      </w:r>
    </w:p>
    <w:p w:rsidR="00000000" w:rsidDel="00000000" w:rsidP="00000000" w:rsidRDefault="00000000" w:rsidRPr="00000000" w14:paraId="00000032">
      <w:pPr>
        <w:rPr>
          <w:rFonts w:ascii="Cambria" w:cs="Cambria" w:eastAsia="Cambria" w:hAnsi="Cambria"/>
          <w:i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smallCaps w:val="1"/>
        </w:rPr>
      </w:pPr>
      <w:r w:rsidDel="00000000" w:rsidR="00000000" w:rsidRPr="00000000">
        <w:rPr>
          <w:rtl w:val="0"/>
        </w:rPr>
      </w:r>
    </w:p>
    <w:p w:rsidR="00000000" w:rsidDel="00000000" w:rsidP="00000000" w:rsidRDefault="00000000" w:rsidRPr="00000000" w14:paraId="00000038">
      <w:pPr>
        <w:rPr>
          <w:smallCaps w:val="1"/>
          <w:sz w:val="28"/>
          <w:szCs w:val="28"/>
        </w:rPr>
      </w:pPr>
      <w:r w:rsidDel="00000000" w:rsidR="00000000" w:rsidRPr="00000000">
        <w:rPr>
          <w:smallCaps w:val="1"/>
          <w:sz w:val="28"/>
          <w:szCs w:val="28"/>
          <w:rtl w:val="0"/>
        </w:rPr>
        <w:t xml:space="preserve">Autor: </w:t>
      </w:r>
      <w:r w:rsidDel="00000000" w:rsidR="00000000" w:rsidRPr="00000000">
        <w:rPr>
          <w:smallCaps w:val="1"/>
          <w:sz w:val="28"/>
          <w:szCs w:val="28"/>
          <w:highlight w:val="lightGray"/>
          <w:rtl w:val="0"/>
        </w:rPr>
        <w:t xml:space="preserve">[Thiago Siqueira]</w:t>
      </w:r>
      <w:r w:rsidDel="00000000" w:rsidR="00000000" w:rsidRPr="00000000">
        <w:rPr>
          <w:rtl w:val="0"/>
        </w:rPr>
      </w:r>
    </w:p>
    <w:p w:rsidR="00000000" w:rsidDel="00000000" w:rsidP="00000000" w:rsidRDefault="00000000" w:rsidRPr="00000000" w14:paraId="00000039">
      <w:pPr>
        <w:rPr>
          <w:smallCaps w:val="1"/>
          <w:sz w:val="28"/>
          <w:szCs w:val="28"/>
        </w:rPr>
      </w:pPr>
      <w:r w:rsidDel="00000000" w:rsidR="00000000" w:rsidRPr="00000000">
        <w:rPr>
          <w:rtl w:val="0"/>
        </w:rPr>
      </w:r>
    </w:p>
    <w:p w:rsidR="00000000" w:rsidDel="00000000" w:rsidP="00000000" w:rsidRDefault="00000000" w:rsidRPr="00000000" w14:paraId="0000003A">
      <w:pPr>
        <w:rPr>
          <w:smallCaps w:val="1"/>
          <w:sz w:val="28"/>
          <w:szCs w:val="28"/>
        </w:rPr>
      </w:pPr>
      <w:r w:rsidDel="00000000" w:rsidR="00000000" w:rsidRPr="00000000">
        <w:rPr>
          <w:smallCaps w:val="1"/>
          <w:sz w:val="28"/>
          <w:szCs w:val="28"/>
          <w:rtl w:val="0"/>
        </w:rPr>
        <w:t xml:space="preserve">Director: </w:t>
      </w:r>
      <w:r w:rsidDel="00000000" w:rsidR="00000000" w:rsidRPr="00000000">
        <w:rPr>
          <w:smallCaps w:val="1"/>
          <w:sz w:val="28"/>
          <w:szCs w:val="28"/>
          <w:highlight w:val="lightGray"/>
          <w:rtl w:val="0"/>
        </w:rPr>
        <w:t xml:space="preserve">[Martin Grandes]</w:t>
      </w:r>
      <w:r w:rsidDel="00000000" w:rsidR="00000000" w:rsidRPr="00000000">
        <w:rPr>
          <w:rtl w:val="0"/>
        </w:rPr>
      </w:r>
    </w:p>
    <w:p w:rsidR="00000000" w:rsidDel="00000000" w:rsidP="00000000" w:rsidRDefault="00000000" w:rsidRPr="00000000" w14:paraId="0000003B">
      <w:pPr>
        <w:rPr>
          <w:smallCaps w:val="1"/>
          <w:sz w:val="28"/>
          <w:szCs w:val="28"/>
        </w:rPr>
      </w:pPr>
      <w:r w:rsidDel="00000000" w:rsidR="00000000" w:rsidRPr="00000000">
        <w:rPr>
          <w:rtl w:val="0"/>
        </w:rPr>
      </w:r>
    </w:p>
    <w:p w:rsidR="00000000" w:rsidDel="00000000" w:rsidP="00000000" w:rsidRDefault="00000000" w:rsidRPr="00000000" w14:paraId="0000003C">
      <w:pPr>
        <w:rPr>
          <w:smallCaps w:val="1"/>
          <w:sz w:val="28"/>
          <w:szCs w:val="28"/>
        </w:rPr>
      </w:pPr>
      <w:r w:rsidDel="00000000" w:rsidR="00000000" w:rsidRPr="00000000">
        <w:rPr>
          <w:rtl w:val="0"/>
        </w:rPr>
      </w:r>
    </w:p>
    <w:p w:rsidR="00000000" w:rsidDel="00000000" w:rsidP="00000000" w:rsidRDefault="00000000" w:rsidRPr="00000000" w14:paraId="0000003D">
      <w:pPr>
        <w:rPr>
          <w:smallCaps w:val="1"/>
          <w:sz w:val="28"/>
          <w:szCs w:val="28"/>
        </w:rPr>
      </w:pPr>
      <w:r w:rsidDel="00000000" w:rsidR="00000000" w:rsidRPr="00000000">
        <w:rPr>
          <w:rtl w:val="0"/>
        </w:rPr>
      </w:r>
    </w:p>
    <w:p w:rsidR="00000000" w:rsidDel="00000000" w:rsidP="00000000" w:rsidRDefault="00000000" w:rsidRPr="00000000" w14:paraId="0000003E">
      <w:pPr>
        <w:rPr>
          <w:del w:author="Martin Grandes" w:id="0" w:date="2025-05-23T12:25:06Z"/>
          <w:smallCaps w:val="1"/>
          <w:sz w:val="28"/>
          <w:szCs w:val="28"/>
        </w:rPr>
      </w:pPr>
      <w:del w:author="Martin Grandes" w:id="0" w:date="2025-05-23T12:25:06Z">
        <w:r w:rsidDel="00000000" w:rsidR="00000000" w:rsidRPr="00000000">
          <w:rPr>
            <w:rtl w:val="0"/>
          </w:rPr>
        </w:r>
      </w:del>
    </w:p>
    <w:p w:rsidR="00000000" w:rsidDel="00000000" w:rsidP="00000000" w:rsidRDefault="00000000" w:rsidRPr="00000000" w14:paraId="0000003F">
      <w:pPr>
        <w:rPr>
          <w:smallCaps w:val="1"/>
          <w:sz w:val="28"/>
          <w:szCs w:val="28"/>
        </w:rPr>
      </w:pPr>
      <w:r w:rsidDel="00000000" w:rsidR="00000000" w:rsidRPr="00000000">
        <w:rPr>
          <w:rtl w:val="0"/>
        </w:rPr>
      </w:r>
    </w:p>
    <w:p w:rsidR="00000000" w:rsidDel="00000000" w:rsidP="00000000" w:rsidRDefault="00000000" w:rsidRPr="00000000" w14:paraId="00000040">
      <w:pPr>
        <w:rPr>
          <w:smallCaps w:val="1"/>
          <w:sz w:val="28"/>
          <w:szCs w:val="28"/>
        </w:rPr>
      </w:pPr>
      <w:r w:rsidDel="00000000" w:rsidR="00000000" w:rsidRPr="00000000">
        <w:rPr>
          <w:rtl w:val="0"/>
        </w:rPr>
      </w:r>
    </w:p>
    <w:p w:rsidR="00000000" w:rsidDel="00000000" w:rsidP="00000000" w:rsidRDefault="00000000" w:rsidRPr="00000000" w14:paraId="00000041">
      <w:pPr>
        <w:rPr>
          <w:smallCaps w:val="1"/>
          <w:sz w:val="28"/>
          <w:szCs w:val="28"/>
        </w:rPr>
      </w:pPr>
      <w:r w:rsidDel="00000000" w:rsidR="00000000" w:rsidRPr="00000000">
        <w:rPr>
          <w:rtl w:val="0"/>
        </w:rPr>
      </w:r>
    </w:p>
    <w:p w:rsidR="00000000" w:rsidDel="00000000" w:rsidP="00000000" w:rsidRDefault="00000000" w:rsidRPr="00000000" w14:paraId="00000042">
      <w:pPr>
        <w:rPr>
          <w:smallCaps w:val="1"/>
          <w:sz w:val="28"/>
          <w:szCs w:val="28"/>
        </w:rPr>
      </w:pPr>
      <w:r w:rsidDel="00000000" w:rsidR="00000000" w:rsidRPr="00000000">
        <w:rPr>
          <w:rtl w:val="0"/>
        </w:rPr>
      </w:r>
    </w:p>
    <w:p w:rsidR="00000000" w:rsidDel="00000000" w:rsidP="00000000" w:rsidRDefault="00000000" w:rsidRPr="00000000" w14:paraId="00000043">
      <w:pPr>
        <w:pBdr>
          <w:bottom w:color="4f81bd" w:space="4" w:sz="8" w:val="single"/>
        </w:pBdr>
        <w:spacing w:after="300" w:lineRule="auto"/>
        <w:jc w:val="center"/>
        <w:rPr>
          <w:ins w:author="Martin Grandes" w:id="1" w:date="2025-05-23T12:25:12Z"/>
          <w:rFonts w:ascii="Cambria" w:cs="Cambria" w:eastAsia="Cambria" w:hAnsi="Cambria"/>
          <w:smallCaps w:val="1"/>
          <w:highlight w:val="lightGray"/>
        </w:rPr>
      </w:pPr>
      <w:r w:rsidDel="00000000" w:rsidR="00000000" w:rsidRPr="00000000">
        <w:rPr>
          <w:rFonts w:ascii="Cambria" w:cs="Cambria" w:eastAsia="Cambria" w:hAnsi="Cambria"/>
          <w:smallCaps w:val="1"/>
          <w:highlight w:val="lightGray"/>
          <w:rtl w:val="0"/>
        </w:rPr>
        <w:t xml:space="preserve">[Mayo 2025]</w:t>
      </w:r>
      <w:ins w:author="Martin Grandes" w:id="1" w:date="2025-05-23T12:25:12Z">
        <w:r w:rsidDel="00000000" w:rsidR="00000000" w:rsidRPr="00000000">
          <w:rPr>
            <w:rtl w:val="0"/>
          </w:rPr>
        </w:r>
      </w:ins>
    </w:p>
    <w:p w:rsidR="00000000" w:rsidDel="00000000" w:rsidP="00000000" w:rsidRDefault="00000000" w:rsidRPr="00000000" w14:paraId="00000044">
      <w:pPr>
        <w:pBdr>
          <w:bottom w:color="4f81bd" w:space="4" w:sz="8" w:val="single"/>
        </w:pBdr>
        <w:spacing w:after="300" w:lineRule="auto"/>
        <w:jc w:val="center"/>
        <w:rPr>
          <w:rFonts w:ascii="Cambria" w:cs="Cambria" w:eastAsia="Cambria" w:hAnsi="Cambria"/>
          <w:smallCaps w:val="1"/>
          <w:highlight w:val="lightGray"/>
          <w:rPrChange w:author="Martin Grandes" w:id="2" w:date="2025-05-23T12:25:12Z">
            <w:rPr/>
          </w:rPrChang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Resumen del Proyecto</w:t>
      </w:r>
    </w:p>
    <w:p w:rsidR="00000000" w:rsidDel="00000000" w:rsidP="00000000" w:rsidRDefault="00000000" w:rsidRPr="00000000" w14:paraId="00000046">
      <w:pPr>
        <w:tabs>
          <w:tab w:val="left" w:leader="none" w:pos="6840"/>
        </w:tabs>
        <w:jc w:val="both"/>
        <w:rPr>
          <w:b w:val="1"/>
        </w:rPr>
      </w:pPr>
      <w:r w:rsidDel="00000000" w:rsidR="00000000" w:rsidRPr="00000000">
        <w:rPr>
          <w:rtl w:val="0"/>
        </w:rPr>
      </w:r>
    </w:p>
    <w:p w:rsidR="00000000" w:rsidDel="00000000" w:rsidP="00000000" w:rsidRDefault="00000000" w:rsidRPr="00000000" w14:paraId="00000047">
      <w:pPr>
        <w:tabs>
          <w:tab w:val="left" w:leader="none" w:pos="6840"/>
        </w:tabs>
        <w:ind w:firstLine="709"/>
        <w:jc w:val="both"/>
        <w:rPr>
          <w:color w:val="ff0000"/>
        </w:rPr>
      </w:pPr>
      <w:r w:rsidDel="00000000" w:rsidR="00000000" w:rsidRPr="00000000">
        <w:rPr>
          <w:color w:val="ff0000"/>
          <w:rtl w:val="0"/>
        </w:rPr>
        <w:t xml:space="preserve">De una extensión de no más de 250 palabras deberá indicar: el tema del proyecto, su relevancia, los objetivos, su valor /originalidad y la metodología propuesta.</w:t>
      </w:r>
    </w:p>
    <w:p w:rsidR="00000000" w:rsidDel="00000000" w:rsidP="00000000" w:rsidRDefault="00000000" w:rsidRPr="00000000" w14:paraId="00000048">
      <w:pPr>
        <w:tabs>
          <w:tab w:val="left" w:leader="none" w:pos="6840"/>
        </w:tabs>
        <w:ind w:firstLine="709"/>
        <w:jc w:val="both"/>
        <w:rPr/>
      </w:pPr>
      <w:r w:rsidDel="00000000" w:rsidR="00000000" w:rsidRPr="00000000">
        <w:rPr>
          <w:rtl w:val="0"/>
        </w:rPr>
        <w:t xml:space="preserve">Este proyecto analiza los determinantes macroeconómicos de los spreads de deuda corporativa en Brasil durante el período 1993–2025, con el objetivo de evaluar sus implicancias para la sostenibilidad de la deuda. En el contexto de economías emergentes como Brasil, los spreads de deuda corporativa reflejan no solo el riesgo de crédito empresarial, sino también factores sistémicos como el riesgo soberano, las condiciones de liquidez global y las políticas macroeconómicas internas. La relevancia de este estudio radica en comprender cómo estos determinantes inciden en el costo de financiamiento privado y en la estabilidad financiera del país, especialmente en un entorno de alta volatilidad internacional.</w:t>
      </w:r>
    </w:p>
    <w:p w:rsidR="00000000" w:rsidDel="00000000" w:rsidP="00000000" w:rsidRDefault="00000000" w:rsidRPr="00000000" w14:paraId="00000049">
      <w:pPr>
        <w:tabs>
          <w:tab w:val="left" w:leader="none" w:pos="6840"/>
        </w:tabs>
        <w:ind w:firstLine="709"/>
        <w:jc w:val="both"/>
        <w:rPr/>
      </w:pPr>
      <w:r w:rsidDel="00000000" w:rsidR="00000000" w:rsidRPr="00000000">
        <w:rPr>
          <w:rtl w:val="0"/>
        </w:rPr>
      </w:r>
    </w:p>
    <w:p w:rsidR="00000000" w:rsidDel="00000000" w:rsidP="00000000" w:rsidRDefault="00000000" w:rsidRPr="00000000" w14:paraId="0000004A">
      <w:pPr>
        <w:tabs>
          <w:tab w:val="left" w:leader="none" w:pos="6840"/>
        </w:tabs>
        <w:ind w:firstLine="709"/>
        <w:jc w:val="both"/>
        <w:rPr/>
      </w:pPr>
      <w:r w:rsidDel="00000000" w:rsidR="00000000" w:rsidRPr="00000000">
        <w:rPr>
          <w:rtl w:val="0"/>
        </w:rPr>
        <w:t xml:space="preserve">El proyecto propone estimar un modelo econométrico de corrección del error (VECM) para identificar relaciones dinámicas de corto y largo plazo entre los spreads corporativos y variables como el spread soberano, el tipo de cambio, la inflación, la deuda pública, el crecimiento económico y el índice de aversión al riesgo global (VIX).</w:t>
      </w:r>
    </w:p>
    <w:p w:rsidR="00000000" w:rsidDel="00000000" w:rsidP="00000000" w:rsidRDefault="00000000" w:rsidRPr="00000000" w14:paraId="0000004B">
      <w:pPr>
        <w:tabs>
          <w:tab w:val="left" w:leader="none" w:pos="6840"/>
        </w:tabs>
        <w:ind w:firstLine="709"/>
        <w:jc w:val="both"/>
        <w:rPr/>
      </w:pPr>
      <w:r w:rsidDel="00000000" w:rsidR="00000000" w:rsidRPr="00000000">
        <w:rPr>
          <w:rtl w:val="0"/>
        </w:rPr>
      </w:r>
    </w:p>
    <w:p w:rsidR="00000000" w:rsidDel="00000000" w:rsidP="00000000" w:rsidRDefault="00000000" w:rsidRPr="00000000" w14:paraId="0000004C">
      <w:pPr>
        <w:tabs>
          <w:tab w:val="left" w:leader="none" w:pos="6840"/>
        </w:tabs>
        <w:ind w:firstLine="709"/>
        <w:jc w:val="both"/>
        <w:rPr/>
      </w:pPr>
      <w:r w:rsidDel="00000000" w:rsidR="00000000" w:rsidRPr="00000000">
        <w:rPr>
          <w:rtl w:val="0"/>
        </w:rPr>
        <w:t xml:space="preserve">El valor original de esta investigación reside en su enfoque intertemporal y en su cobertura de largo plazo, que incluye períodos de crisis y reformas estructurales clave en Brasil. Asimismo, contribuye a la literatura sobre la transmisión de riesgos entre los sectores público y privado en un mercado relativamente nuevo, de carácter local y denominado en moneda nacional (el real), ofreciendo además recomendaciones prácticas para el diseño de emisiones de deuda corporativa más resilientes. Los datos provendrán de fuentes oficiales y financieras como el Banco Central de Brasil, el FMI, Bloomberg y el BIS, lo que permitirá un análisis empírico robusto y contextualizado.</w:t>
      </w:r>
      <w:r w:rsidDel="00000000" w:rsidR="00000000" w:rsidRPr="00000000">
        <w:rPr>
          <w:rtl w:val="0"/>
        </w:rPr>
      </w:r>
    </w:p>
    <w:p w:rsidR="00000000" w:rsidDel="00000000" w:rsidP="00000000" w:rsidRDefault="00000000" w:rsidRPr="00000000" w14:paraId="0000004D">
      <w:pPr>
        <w:tabs>
          <w:tab w:val="left" w:leader="none" w:pos="6840"/>
        </w:tabs>
        <w:ind w:left="360" w:firstLine="0"/>
        <w:rPr/>
      </w:pPr>
      <w:r w:rsidDel="00000000" w:rsidR="00000000" w:rsidRPr="00000000">
        <w:rPr>
          <w:rtl w:val="0"/>
        </w:rPr>
      </w:r>
    </w:p>
    <w:p w:rsidR="00000000" w:rsidDel="00000000" w:rsidP="00000000" w:rsidRDefault="00000000" w:rsidRPr="00000000" w14:paraId="0000004E">
      <w:pPr>
        <w:tabs>
          <w:tab w:val="left" w:leader="none" w:pos="6840"/>
        </w:tabs>
        <w:ind w:left="360" w:firstLine="0"/>
        <w:jc w:val="center"/>
        <w:rPr>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Justificación</w:t>
      </w:r>
    </w:p>
    <w:p w:rsidR="00000000" w:rsidDel="00000000" w:rsidP="00000000" w:rsidRDefault="00000000" w:rsidRPr="00000000" w14:paraId="00000050">
      <w:pPr>
        <w:tabs>
          <w:tab w:val="left" w:leader="none" w:pos="6840"/>
        </w:tabs>
        <w:rPr>
          <w:b w:val="1"/>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En este punto corresponde argumentar sobre los motivos que determinaron la elección del tema a tratar. Se debe hacer referencia a la pertinencia y relevancia del tema dentro del área de conocimiento que aborda la carrera cursada.  Además, se puede dar cuenta de la elección personal del tema y sus antecedentes.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t xml:space="preserve">La elección del tema responde a la necesidad de comprender los factores que inciden en el comportamiento de los spreads de deuda corporativa en economías emergentes, con foco en Brasil, y en particular en los mercados de deuda domésticos en la moneda de Brasil, el real, mercado que es el más importante de América Latina (OECD, 2024). En el contexto de la Maestría en Economía, esta problemática se inscribe en el área de la macroeconomía aplicada, finanzas internacionales y sostenibilidad de la deuda, temas fundamentales para la formulación de políticas económicas sólidas y para el desarrollo eficiente de los mercados de capitales.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t xml:space="preserve">La pertinencia del estudio radica en que los spreads de deuda no sólo reflejan el riesgo percibido por los inversores, sino que condicionan directamente el costo de financiamiento del sector privado. En Brasil, donde la interacción entre política fiscal, riesgo soberano y entorno internacional es particularmente intensa, entender esta dinámica es crucial para evaluar la estabilidad financiera y la viabilidad de las estrategias de endeudamiento corporativo.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t xml:space="preserve">En este sentido, el proyecto no sólo se apoya en la estimación de modelos de corrección del error (VECM) para captar relaciones dinámicas de corto y largo plazo, sino que incorpora herramientas estudiadas en la asignatura de Econometría II, como el método de Variables Instrumentales (VI). Esta técnica se utilizará para abordar posibles problemas de endogeneidad en variables clave como el spread soberano o el tipo de cambio, cuyo comportamiento puede estar correlacionado con los errores del modelo o influenciado simultáneamente por otros determinantes. La aplicación de VI, en particular a través del estimador en dos etapas (2SLS), contribuirá a mejorar la identificación de relaciones causales dentro del sistema de ecuaciones del VECM, fortaleciendo la validez empírica de los resultados.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t xml:space="preserve">La elección personal del tema surge del interés del autor por los vínculos entre macroeconomía y mercados financieros, y se ve reforzada por la experiencia profesional previa en finanzas y econometría. Además, la creciente exposición de los países latinoamericanos a shocks globales y su dependencia del financiamiento externo justifican un análisis profundo y actualizado del caso brasileño.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t xml:space="preserve">Este proyecto se apoya en antecedentes empíricos relevantes y busca aportar evidencia original utilizando herramientas econométricas avanzadas, con el fin de contribuir tanto al debate académico como a la formulación de políticas públicas y estrategias privadas de financiamiento.</w:t>
      </w:r>
      <w:r w:rsidDel="00000000" w:rsidR="00000000" w:rsidRPr="00000000">
        <w:rPr>
          <w:rtl w:val="0"/>
        </w:rPr>
      </w:r>
    </w:p>
    <w:p w:rsidR="00000000" w:rsidDel="00000000" w:rsidP="00000000" w:rsidRDefault="00000000" w:rsidRPr="00000000" w14:paraId="0000005B">
      <w:pPr>
        <w:tabs>
          <w:tab w:val="left" w:leader="none" w:pos="6840"/>
        </w:tabs>
        <w:rPr/>
      </w:pPr>
      <w:r w:rsidDel="00000000" w:rsidR="00000000" w:rsidRPr="00000000">
        <w:rPr>
          <w:rtl w:val="0"/>
        </w:rPr>
      </w:r>
    </w:p>
    <w:p w:rsidR="00000000" w:rsidDel="00000000" w:rsidP="00000000" w:rsidRDefault="00000000" w:rsidRPr="00000000" w14:paraId="0000005C">
      <w:pPr>
        <w:tabs>
          <w:tab w:val="left" w:leader="none" w:pos="6840"/>
        </w:tabs>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Planteamiento del tema/problema</w:t>
      </w:r>
    </w:p>
    <w:p w:rsidR="00000000" w:rsidDel="00000000" w:rsidP="00000000" w:rsidRDefault="00000000" w:rsidRPr="00000000" w14:paraId="0000005E">
      <w:pPr>
        <w:tabs>
          <w:tab w:val="left" w:leader="none" w:pos="6840"/>
        </w:tabs>
        <w:jc w:val="center"/>
        <w:rPr>
          <w:b w:val="1"/>
          <w:sz w:val="28"/>
          <w:szCs w:val="28"/>
        </w:rPr>
      </w:pPr>
      <w:r w:rsidDel="00000000" w:rsidR="00000000" w:rsidRPr="00000000">
        <w:rPr>
          <w:rtl w:val="0"/>
        </w:rPr>
      </w:r>
    </w:p>
    <w:p w:rsidR="00000000" w:rsidDel="00000000" w:rsidP="00000000" w:rsidRDefault="00000000" w:rsidRPr="00000000" w14:paraId="0000005F">
      <w:pPr>
        <w:tabs>
          <w:tab w:val="left" w:leader="none" w:pos="6840"/>
        </w:tabs>
        <w:ind w:firstLine="709"/>
        <w:jc w:val="both"/>
        <w:rPr>
          <w:color w:val="ff0000"/>
        </w:rPr>
      </w:pPr>
      <w:r w:rsidDel="00000000" w:rsidR="00000000" w:rsidRPr="00000000">
        <w:rPr>
          <w:color w:val="ff0000"/>
          <w:rtl w:val="0"/>
        </w:rPr>
        <w:t xml:space="preserve">Plantear el tema/problema del </w:t>
      </w:r>
      <w:r w:rsidDel="00000000" w:rsidR="00000000" w:rsidRPr="00000000">
        <w:rPr>
          <w:b w:val="1"/>
          <w:color w:val="ff0000"/>
          <w:rtl w:val="0"/>
        </w:rPr>
        <w:t xml:space="preserve">TFM</w:t>
      </w:r>
      <w:r w:rsidDel="00000000" w:rsidR="00000000" w:rsidRPr="00000000">
        <w:rPr>
          <w:color w:val="ff0000"/>
          <w:rtl w:val="0"/>
        </w:rPr>
        <w:t xml:space="preserve"> significa enunciar lo que se pretende investigar. Una buena formulación del tema delimita la investigación y sirve de guía. Es necesario explicitar los aspectos, factores o elementos relevantes relacionados con el problema que se va a investigar. Es conveniente, en este punto, plantear la/s pregunta/s problematizante/s que dará/n lugar a la formulación de los objetivos del trabajo.</w:t>
      </w:r>
    </w:p>
    <w:p w:rsidR="00000000" w:rsidDel="00000000" w:rsidP="00000000" w:rsidRDefault="00000000" w:rsidRPr="00000000" w14:paraId="00000060">
      <w:pPr>
        <w:tabs>
          <w:tab w:val="left" w:leader="none" w:pos="6840"/>
        </w:tabs>
        <w:ind w:firstLine="709"/>
        <w:jc w:val="both"/>
        <w:rPr>
          <w:color w:val="ff0000"/>
        </w:rPr>
      </w:pPr>
      <w:r w:rsidDel="00000000" w:rsidR="00000000" w:rsidRPr="00000000">
        <w:rPr>
          <w:rtl w:val="0"/>
        </w:rPr>
      </w:r>
    </w:p>
    <w:p w:rsidR="00000000" w:rsidDel="00000000" w:rsidP="00000000" w:rsidRDefault="00000000" w:rsidRPr="00000000" w14:paraId="00000061">
      <w:pPr>
        <w:ind w:firstLine="709"/>
        <w:jc w:val="both"/>
        <w:rPr>
          <w:color w:val="ff0000"/>
        </w:rPr>
      </w:pPr>
      <w:r w:rsidDel="00000000" w:rsidR="00000000" w:rsidRPr="00000000">
        <w:rPr>
          <w:color w:val="ff0000"/>
          <w:rtl w:val="0"/>
        </w:rPr>
        <w:t xml:space="preserve">El tema/problema del </w:t>
      </w:r>
      <w:r w:rsidDel="00000000" w:rsidR="00000000" w:rsidRPr="00000000">
        <w:rPr>
          <w:b w:val="1"/>
          <w:color w:val="ff0000"/>
          <w:rtl w:val="0"/>
        </w:rPr>
        <w:t xml:space="preserve">TFM</w:t>
      </w:r>
      <w:r w:rsidDel="00000000" w:rsidR="00000000" w:rsidRPr="00000000">
        <w:rPr>
          <w:color w:val="ff0000"/>
          <w:rtl w:val="0"/>
        </w:rPr>
        <w:t xml:space="preserve"> debe:</w:t>
      </w:r>
    </w:p>
    <w:p w:rsidR="00000000" w:rsidDel="00000000" w:rsidP="00000000" w:rsidRDefault="00000000" w:rsidRPr="00000000" w14:paraId="00000062">
      <w:pPr>
        <w:numPr>
          <w:ilvl w:val="0"/>
          <w:numId w:val="5"/>
        </w:numPr>
        <w:ind w:left="426" w:hanging="360"/>
        <w:jc w:val="both"/>
        <w:rPr>
          <w:color w:val="ff0000"/>
        </w:rPr>
      </w:pPr>
      <w:r w:rsidDel="00000000" w:rsidR="00000000" w:rsidRPr="00000000">
        <w:rPr>
          <w:color w:val="ff0000"/>
          <w:rtl w:val="0"/>
        </w:rPr>
        <w:t xml:space="preserve">Ser planteado en forma clara y precisa, con la mayor especificidad que sea posible establecer.</w:t>
      </w:r>
    </w:p>
    <w:p w:rsidR="00000000" w:rsidDel="00000000" w:rsidP="00000000" w:rsidRDefault="00000000" w:rsidRPr="00000000" w14:paraId="00000063">
      <w:pPr>
        <w:numPr>
          <w:ilvl w:val="0"/>
          <w:numId w:val="5"/>
        </w:numPr>
        <w:ind w:left="426" w:hanging="360"/>
        <w:jc w:val="both"/>
        <w:rPr>
          <w:color w:val="ff0000"/>
        </w:rPr>
      </w:pPr>
      <w:r w:rsidDel="00000000" w:rsidR="00000000" w:rsidRPr="00000000">
        <w:rPr>
          <w:color w:val="ff0000"/>
          <w:rtl w:val="0"/>
        </w:rPr>
        <w:t xml:space="preserve">Contener la posibilidad de contrastación empírica y/o demostración lógica.</w:t>
      </w:r>
    </w:p>
    <w:p w:rsidR="00000000" w:rsidDel="00000000" w:rsidP="00000000" w:rsidRDefault="00000000" w:rsidRPr="00000000" w14:paraId="00000064">
      <w:pPr>
        <w:numPr>
          <w:ilvl w:val="0"/>
          <w:numId w:val="5"/>
        </w:numPr>
        <w:ind w:left="426" w:hanging="360"/>
        <w:jc w:val="both"/>
        <w:rPr>
          <w:color w:val="ff0000"/>
        </w:rPr>
      </w:pPr>
      <w:r w:rsidDel="00000000" w:rsidR="00000000" w:rsidRPr="00000000">
        <w:rPr>
          <w:color w:val="ff0000"/>
          <w:rtl w:val="0"/>
        </w:rPr>
        <w:t xml:space="preserve">Estar delimitado en espacio y tiempo. </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ind w:firstLine="720"/>
        <w:jc w:val="both"/>
        <w:rPr/>
      </w:pPr>
      <w:r w:rsidDel="00000000" w:rsidR="00000000" w:rsidRPr="00000000">
        <w:rPr>
          <w:rtl w:val="0"/>
        </w:rPr>
        <w:t xml:space="preserve">El presente trabajo tiene como objetivo investigar los determinantes de los spreads de deuda corporativa en Brasil, con un enfoque específico en los mercados de deuda locales denominados en reales, durante el período comprendido entre 1993 y 2025.</w:t>
      </w:r>
    </w:p>
    <w:p w:rsidR="00000000" w:rsidDel="00000000" w:rsidP="00000000" w:rsidRDefault="00000000" w:rsidRPr="00000000" w14:paraId="00000067">
      <w:pPr>
        <w:ind w:firstLine="720"/>
        <w:jc w:val="both"/>
        <w:rPr/>
      </w:pPr>
      <w:r w:rsidDel="00000000" w:rsidR="00000000" w:rsidRPr="00000000">
        <w:rPr>
          <w:rtl w:val="0"/>
        </w:rPr>
      </w:r>
    </w:p>
    <w:p w:rsidR="00000000" w:rsidDel="00000000" w:rsidP="00000000" w:rsidRDefault="00000000" w:rsidRPr="00000000" w14:paraId="00000068">
      <w:pPr>
        <w:ind w:firstLine="720"/>
        <w:jc w:val="both"/>
        <w:rPr/>
      </w:pPr>
      <w:r w:rsidDel="00000000" w:rsidR="00000000" w:rsidRPr="00000000">
        <w:rPr>
          <w:rtl w:val="0"/>
        </w:rPr>
        <w:t xml:space="preserve">En términos financieros, el spread de deuda corporativa se define como la diferencia entre el rendimiento al vencimiento (Yield to Maturity, YTM) de un bono corporativo y el rendimiento de un bono soberano o libre de riesgo de similar plazo:</w:t>
      </w:r>
    </w:p>
    <w:p w:rsidR="00000000" w:rsidDel="00000000" w:rsidP="00000000" w:rsidRDefault="00000000" w:rsidRPr="00000000" w14:paraId="00000069">
      <w:pPr>
        <w:ind w:firstLine="720"/>
        <w:jc w:val="both"/>
        <w:rPr/>
      </w:pPr>
      <w:r w:rsidDel="00000000" w:rsidR="00000000" w:rsidRPr="00000000">
        <w:rPr>
          <w:rtl w:val="0"/>
        </w:rPr>
      </w:r>
    </w:p>
    <w:p w:rsidR="00000000" w:rsidDel="00000000" w:rsidP="00000000" w:rsidRDefault="00000000" w:rsidRPr="00000000" w14:paraId="0000006A">
      <w:pPr>
        <w:ind w:firstLine="720"/>
        <w:jc w:val="center"/>
        <w:rPr/>
      </w:pPr>
      <m:oMath>
        <m:r>
          <w:rPr/>
          <m:t xml:space="preserve">Sprea</m:t>
        </m:r>
        <m:sSub>
          <m:sSubPr>
            <m:ctrlPr>
              <w:rPr/>
            </m:ctrlPr>
          </m:sSubPr>
          <m:e>
            <m:r>
              <w:rPr/>
              <m:t xml:space="preserve">d</m:t>
            </m:r>
          </m:e>
          <m:sub>
            <m:r>
              <w:rPr/>
              <m:t xml:space="preserve">i,t</m:t>
            </m:r>
          </m:sub>
        </m:sSub>
        <m:r>
          <w:rPr/>
          <m:t xml:space="preserve">=YT</m:t>
        </m:r>
        <m:sSub>
          <m:sSubPr>
            <m:ctrlPr>
              <w:rPr/>
            </m:ctrlPr>
          </m:sSubPr>
          <m:e>
            <m:r>
              <w:rPr/>
              <m:t xml:space="preserve">M</m:t>
            </m:r>
          </m:e>
          <m:sub>
            <m:r>
              <w:rPr/>
              <m:t xml:space="preserve">corp, i, t</m:t>
            </m:r>
          </m:sub>
        </m:sSub>
        <m:r>
          <w:rPr/>
          <m:t xml:space="preserve">-YT</m:t>
        </m:r>
        <m:sSub>
          <m:sSubPr>
            <m:ctrlPr>
              <w:rPr/>
            </m:ctrlPr>
          </m:sSubPr>
          <m:e>
            <m:r>
              <w:rPr/>
              <m:t xml:space="preserve">M</m:t>
            </m:r>
          </m:e>
          <m:sub>
            <m:r>
              <w:rPr/>
              <m:t xml:space="preserve">gov, t</m:t>
            </m:r>
          </m:sub>
        </m:sSub>
      </m:oMath>
      <w:r w:rsidDel="00000000" w:rsidR="00000000" w:rsidRPr="00000000">
        <w:rPr>
          <w:rtl w:val="0"/>
        </w:rPr>
      </w:r>
    </w:p>
    <w:p w:rsidR="00000000" w:rsidDel="00000000" w:rsidP="00000000" w:rsidRDefault="00000000" w:rsidRPr="00000000" w14:paraId="0000006B">
      <w:pPr>
        <w:ind w:firstLine="720"/>
        <w:jc w:val="both"/>
        <w:rPr/>
      </w:pPr>
      <w:r w:rsidDel="00000000" w:rsidR="00000000" w:rsidRPr="00000000">
        <w:rPr>
          <w:rtl w:val="0"/>
        </w:rPr>
        <w:t xml:space="preserve"> </w:t>
      </w:r>
    </w:p>
    <w:p w:rsidR="00000000" w:rsidDel="00000000" w:rsidP="00000000" w:rsidRDefault="00000000" w:rsidRPr="00000000" w14:paraId="0000006C">
      <w:pPr>
        <w:ind w:firstLine="720"/>
        <w:jc w:val="both"/>
        <w:rPr/>
      </w:pPr>
      <w:r w:rsidDel="00000000" w:rsidR="00000000" w:rsidRPr="00000000">
        <w:rPr>
          <w:rtl w:val="0"/>
        </w:rPr>
        <w:t xml:space="preserve">Este spread representa la prima de riesgo exigida por los inversores ante posibles eventos de default, iliquidez, u otros riesgos financieros asociados a la empresa emisora. En economías emergentes como Brasil, estos spreads capturan no solo el riesgo idiosincrático del emisor, sino también componentes sistémicos: riesgo soberano, condiciones de liquidez internacional, y el entorno macroeconómico interno.</w:t>
      </w:r>
    </w:p>
    <w:p w:rsidR="00000000" w:rsidDel="00000000" w:rsidP="00000000" w:rsidRDefault="00000000" w:rsidRPr="00000000" w14:paraId="0000006D">
      <w:pPr>
        <w:ind w:firstLine="720"/>
        <w:jc w:val="both"/>
        <w:rPr/>
      </w:pPr>
      <w:r w:rsidDel="00000000" w:rsidR="00000000" w:rsidRPr="00000000">
        <w:rPr>
          <w:rtl w:val="0"/>
        </w:rPr>
      </w:r>
    </w:p>
    <w:p w:rsidR="00000000" w:rsidDel="00000000" w:rsidP="00000000" w:rsidRDefault="00000000" w:rsidRPr="00000000" w14:paraId="0000006E">
      <w:pPr>
        <w:ind w:firstLine="720"/>
        <w:jc w:val="both"/>
        <w:rPr/>
      </w:pPr>
      <w:r w:rsidDel="00000000" w:rsidR="00000000" w:rsidRPr="00000000">
        <w:rPr>
          <w:rtl w:val="0"/>
        </w:rPr>
        <w:t xml:space="preserve">Comprender la formación y evolución de estos spreads es clave para analizar el costo de financiamiento privado, su relación con el riesgo país y sus implicancias para la sostenibilidad de la deuda corporativa. El período 1993–2025 es particularmente relevante por incluir episodios críticos de inestabilidad macroeconómica, reformas estructurales, cambios de régimen de política económica y una creciente consolidación del mercado de deuda en moneda local en Brasil, el más desarrollado de América Latina.</w:t>
      </w:r>
    </w:p>
    <w:p w:rsidR="00000000" w:rsidDel="00000000" w:rsidP="00000000" w:rsidRDefault="00000000" w:rsidRPr="00000000" w14:paraId="0000006F">
      <w:pPr>
        <w:ind w:firstLine="720"/>
        <w:jc w:val="both"/>
        <w:rPr/>
      </w:pPr>
      <w:r w:rsidDel="00000000" w:rsidR="00000000" w:rsidRPr="00000000">
        <w:rPr>
          <w:rtl w:val="0"/>
        </w:rPr>
      </w:r>
    </w:p>
    <w:p w:rsidR="00000000" w:rsidDel="00000000" w:rsidP="00000000" w:rsidRDefault="00000000" w:rsidRPr="00000000" w14:paraId="00000070">
      <w:pPr>
        <w:ind w:firstLine="720"/>
        <w:jc w:val="both"/>
        <w:rPr/>
      </w:pPr>
      <w:r w:rsidDel="00000000" w:rsidR="00000000" w:rsidRPr="00000000">
        <w:rPr>
          <w:rtl w:val="0"/>
        </w:rPr>
        <w:t xml:space="preserve">Además de la definición técnica, el fenómeno del spread corporativo puede comprenderse mejor mediante una representación esquemática de sus principales determinantes y canales de transmisión. En este sentido, el siguiente diagrama resume los factores clave que inciden en su dinámica, agrupándolos en dimensiones globales, soberanas, macroeconómicas e idiosincráticas.</w:t>
      </w:r>
    </w:p>
    <w:p w:rsidR="00000000" w:rsidDel="00000000" w:rsidP="00000000" w:rsidRDefault="00000000" w:rsidRPr="00000000" w14:paraId="00000071">
      <w:pPr>
        <w:ind w:firstLine="720"/>
        <w:jc w:val="both"/>
        <w:rPr/>
      </w:pPr>
      <w:r w:rsidDel="00000000" w:rsidR="00000000" w:rsidRPr="00000000">
        <w:rPr>
          <w:rtl w:val="0"/>
        </w:rPr>
      </w:r>
    </w:p>
    <w:p w:rsidR="00000000" w:rsidDel="00000000" w:rsidP="00000000" w:rsidRDefault="00000000" w:rsidRPr="00000000" w14:paraId="00000072">
      <w:pPr>
        <w:ind w:left="0" w:firstLine="0"/>
        <w:jc w:val="both"/>
        <w:rPr/>
      </w:pPr>
      <w:r w:rsidDel="00000000" w:rsidR="00000000" w:rsidRPr="00000000">
        <w:rPr>
          <w:rtl w:val="0"/>
        </w:rPr>
        <w:t xml:space="preserve">Figura 1:  Esquema de los determinantes del spread de deuda corporativa en Brasil</w:t>
      </w:r>
    </w:p>
    <w:p w:rsidR="00000000" w:rsidDel="00000000" w:rsidP="00000000" w:rsidRDefault="00000000" w:rsidRPr="00000000" w14:paraId="00000073">
      <w:pPr>
        <w:ind w:left="0" w:firstLine="0"/>
        <w:jc w:val="both"/>
        <w:rPr/>
      </w:pPr>
      <w:r w:rsidDel="00000000" w:rsidR="00000000" w:rsidRPr="00000000">
        <w:rPr/>
        <w:drawing>
          <wp:inline distB="114300" distT="114300" distL="114300" distR="114300">
            <wp:extent cx="5579435" cy="1257300"/>
            <wp:effectExtent b="9525" l="9525" r="9525" t="9525"/>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79435" cy="1257300"/>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74">
      <w:pPr>
        <w:ind w:left="0" w:firstLine="0"/>
        <w:jc w:val="both"/>
        <w:rPr/>
      </w:pPr>
      <w:r w:rsidDel="00000000" w:rsidR="00000000" w:rsidRPr="00000000">
        <w:rPr>
          <w:rtl w:val="0"/>
        </w:rPr>
      </w:r>
    </w:p>
    <w:p w:rsidR="00000000" w:rsidDel="00000000" w:rsidP="00000000" w:rsidRDefault="00000000" w:rsidRPr="00000000" w14:paraId="00000075">
      <w:pPr>
        <w:ind w:left="0" w:firstLine="720"/>
        <w:jc w:val="both"/>
        <w:rPr/>
      </w:pPr>
      <w:r w:rsidDel="00000000" w:rsidR="00000000" w:rsidRPr="00000000">
        <w:rPr>
          <w:rtl w:val="0"/>
        </w:rPr>
        <w:t xml:space="preserve">Como se observa en el esquema, el spread soberano cumple un rol central como canal de transmisión entre los shocks globales y los costos de financiamiento privado, actuando muchas veces como un “techo” que limita la reducción del riesgo percibido por los inversores. Asimismo, las características propias de las emisiones y de las empresas emisoras (como el plazo, tamaño, apalancamiento o liquidez) contribuyen a explicar la heterogeneidad de los spreads, incluso una vez controlado por los factores sistémicos.</w:t>
      </w:r>
    </w:p>
    <w:p w:rsidR="00000000" w:rsidDel="00000000" w:rsidP="00000000" w:rsidRDefault="00000000" w:rsidRPr="00000000" w14:paraId="00000076">
      <w:pPr>
        <w:ind w:firstLine="720"/>
        <w:jc w:val="both"/>
        <w:rPr/>
      </w:pPr>
      <w:r w:rsidDel="00000000" w:rsidR="00000000" w:rsidRPr="00000000">
        <w:rPr>
          <w:rtl w:val="0"/>
        </w:rPr>
      </w:r>
    </w:p>
    <w:p w:rsidR="00000000" w:rsidDel="00000000" w:rsidP="00000000" w:rsidRDefault="00000000" w:rsidRPr="00000000" w14:paraId="00000077">
      <w:pPr>
        <w:ind w:firstLine="720"/>
        <w:jc w:val="both"/>
        <w:rPr/>
      </w:pPr>
      <w:r w:rsidDel="00000000" w:rsidR="00000000" w:rsidRPr="00000000">
        <w:rPr>
          <w:rtl w:val="0"/>
        </w:rPr>
        <w:t xml:space="preserve">La pregunta principal que guía el estudio es:</w:t>
      </w:r>
    </w:p>
    <w:p w:rsidR="00000000" w:rsidDel="00000000" w:rsidP="00000000" w:rsidRDefault="00000000" w:rsidRPr="00000000" w14:paraId="00000078">
      <w:pPr>
        <w:ind w:firstLine="720"/>
        <w:jc w:val="both"/>
        <w:rPr/>
      </w:pPr>
      <w:r w:rsidDel="00000000" w:rsidR="00000000" w:rsidRPr="00000000">
        <w:rPr>
          <w:rtl w:val="0"/>
        </w:rPr>
      </w:r>
    </w:p>
    <w:p w:rsidR="00000000" w:rsidDel="00000000" w:rsidP="00000000" w:rsidRDefault="00000000" w:rsidRPr="00000000" w14:paraId="00000079">
      <w:pPr>
        <w:ind w:firstLine="720"/>
        <w:jc w:val="both"/>
        <w:rPr/>
      </w:pPr>
      <w:r w:rsidDel="00000000" w:rsidR="00000000" w:rsidRPr="00000000">
        <w:rPr>
          <w:rtl w:val="0"/>
        </w:rPr>
        <w:t xml:space="preserve">¿Cuáles son los principales determinantes globales, soberanos e idiosincráticos de los spreads de deuda corporativa en los mercados de deuda locales denominados en reales en Brasil?</w:t>
      </w:r>
    </w:p>
    <w:p w:rsidR="00000000" w:rsidDel="00000000" w:rsidP="00000000" w:rsidRDefault="00000000" w:rsidRPr="00000000" w14:paraId="0000007A">
      <w:pPr>
        <w:ind w:firstLine="720"/>
        <w:jc w:val="both"/>
        <w:rPr/>
      </w:pPr>
      <w:r w:rsidDel="00000000" w:rsidR="00000000" w:rsidRPr="00000000">
        <w:rPr>
          <w:rtl w:val="0"/>
        </w:rPr>
      </w:r>
    </w:p>
    <w:p w:rsidR="00000000" w:rsidDel="00000000" w:rsidP="00000000" w:rsidRDefault="00000000" w:rsidRPr="00000000" w14:paraId="0000007B">
      <w:pPr>
        <w:ind w:firstLine="720"/>
        <w:jc w:val="both"/>
        <w:rPr/>
      </w:pPr>
      <w:r w:rsidDel="00000000" w:rsidR="00000000" w:rsidRPr="00000000">
        <w:rPr>
          <w:rtl w:val="0"/>
        </w:rPr>
        <w:t xml:space="preserve">Y en particular:</w:t>
      </w:r>
    </w:p>
    <w:p w:rsidR="00000000" w:rsidDel="00000000" w:rsidP="00000000" w:rsidRDefault="00000000" w:rsidRPr="00000000" w14:paraId="0000007C">
      <w:pPr>
        <w:ind w:firstLine="720"/>
        <w:jc w:val="both"/>
        <w:rPr/>
      </w:pPr>
      <w:r w:rsidDel="00000000" w:rsidR="00000000" w:rsidRPr="00000000">
        <w:rPr>
          <w:rtl w:val="0"/>
        </w:rPr>
      </w:r>
    </w:p>
    <w:p w:rsidR="00000000" w:rsidDel="00000000" w:rsidP="00000000" w:rsidRDefault="00000000" w:rsidRPr="00000000" w14:paraId="0000007D">
      <w:pPr>
        <w:numPr>
          <w:ilvl w:val="0"/>
          <w:numId w:val="2"/>
        </w:numPr>
        <w:ind w:left="1440" w:hanging="360"/>
        <w:jc w:val="both"/>
        <w:rPr>
          <w:u w:val="none"/>
        </w:rPr>
      </w:pPr>
      <w:r w:rsidDel="00000000" w:rsidR="00000000" w:rsidRPr="00000000">
        <w:rPr>
          <w:rtl w:val="0"/>
        </w:rPr>
        <w:t xml:space="preserve">¿Cómo reaccionan los spreads corporativos locales ante factores globales como el índice VIX o los cambios en las tasas de interés internacionales?</w:t>
      </w:r>
    </w:p>
    <w:p w:rsidR="00000000" w:rsidDel="00000000" w:rsidP="00000000" w:rsidRDefault="00000000" w:rsidRPr="00000000" w14:paraId="0000007E">
      <w:pPr>
        <w:numPr>
          <w:ilvl w:val="0"/>
          <w:numId w:val="2"/>
        </w:numPr>
        <w:ind w:left="1440" w:hanging="360"/>
        <w:jc w:val="both"/>
        <w:rPr>
          <w:u w:val="none"/>
        </w:rPr>
      </w:pPr>
      <w:r w:rsidDel="00000000" w:rsidR="00000000" w:rsidRPr="00000000">
        <w:rPr>
          <w:rtl w:val="0"/>
        </w:rPr>
        <w:t xml:space="preserve">¿Qué relación existe entre los spreads soberanos y corporativos en el contexto brasileño?</w:t>
      </w:r>
    </w:p>
    <w:p w:rsidR="00000000" w:rsidDel="00000000" w:rsidP="00000000" w:rsidRDefault="00000000" w:rsidRPr="00000000" w14:paraId="0000007F">
      <w:pPr>
        <w:numPr>
          <w:ilvl w:val="0"/>
          <w:numId w:val="2"/>
        </w:numPr>
        <w:ind w:left="1440" w:hanging="360"/>
        <w:jc w:val="both"/>
        <w:rPr>
          <w:u w:val="none"/>
        </w:rPr>
      </w:pPr>
      <w:r w:rsidDel="00000000" w:rsidR="00000000" w:rsidRPr="00000000">
        <w:rPr>
          <w:rtl w:val="0"/>
        </w:rPr>
        <w:t xml:space="preserve">¿Qué peso tienen las características individuales de las empresas —como el apalancamiento, la liquidez o el tamaño— en la determinación de los spreads?</w:t>
      </w:r>
    </w:p>
    <w:p w:rsidR="00000000" w:rsidDel="00000000" w:rsidP="00000000" w:rsidRDefault="00000000" w:rsidRPr="00000000" w14:paraId="00000080">
      <w:pPr>
        <w:ind w:firstLine="720"/>
        <w:jc w:val="both"/>
        <w:rPr/>
      </w:pPr>
      <w:r w:rsidDel="00000000" w:rsidR="00000000" w:rsidRPr="00000000">
        <w:rPr>
          <w:rtl w:val="0"/>
        </w:rPr>
      </w:r>
    </w:p>
    <w:p w:rsidR="00000000" w:rsidDel="00000000" w:rsidP="00000000" w:rsidRDefault="00000000" w:rsidRPr="00000000" w14:paraId="00000081">
      <w:pPr>
        <w:ind w:firstLine="720"/>
        <w:jc w:val="both"/>
        <w:rPr/>
      </w:pPr>
      <w:r w:rsidDel="00000000" w:rsidR="00000000" w:rsidRPr="00000000">
        <w:rPr>
          <w:rtl w:val="0"/>
        </w:rPr>
        <w:t xml:space="preserve">Estas preguntas son relevantes tanto para la investigación académica como para el diseño de políticas que promuevan un mercado de deuda corporativa más profundo, eficiente y resiliente. Permiten además establecer vínculos entre el análisis financiero y la macroeconomía aplicada, integrando elementos de riesgo soberano, exposición a shocks externos y heterogeneidad empresarial.</w:t>
      </w:r>
    </w:p>
    <w:p w:rsidR="00000000" w:rsidDel="00000000" w:rsidP="00000000" w:rsidRDefault="00000000" w:rsidRPr="00000000" w14:paraId="00000082">
      <w:pPr>
        <w:ind w:firstLine="720"/>
        <w:jc w:val="both"/>
        <w:rPr/>
      </w:pPr>
      <w:r w:rsidDel="00000000" w:rsidR="00000000" w:rsidRPr="00000000">
        <w:rPr>
          <w:rtl w:val="0"/>
        </w:rPr>
      </w:r>
    </w:p>
    <w:p w:rsidR="00000000" w:rsidDel="00000000" w:rsidP="00000000" w:rsidRDefault="00000000" w:rsidRPr="00000000" w14:paraId="00000083">
      <w:pPr>
        <w:ind w:firstLine="720"/>
        <w:jc w:val="both"/>
        <w:rPr/>
      </w:pPr>
      <w:r w:rsidDel="00000000" w:rsidR="00000000" w:rsidRPr="00000000">
        <w:rPr>
          <w:rtl w:val="0"/>
        </w:rPr>
        <w:t xml:space="preserve">Estas preguntas orientan los objetivos específicos del trabajo, que buscan identificar empíricamente las relaciones entre los spreads corporativos y sus determinantes macroeconómicos, en el contexto del mercado brasileño de deuda local.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Objetivos</w:t>
      </w:r>
    </w:p>
    <w:p w:rsidR="00000000" w:rsidDel="00000000" w:rsidP="00000000" w:rsidRDefault="00000000" w:rsidRPr="00000000" w14:paraId="00000086">
      <w:pPr>
        <w:jc w:val="center"/>
        <w:rPr>
          <w:b w:val="1"/>
          <w:sz w:val="28"/>
          <w:szCs w:val="28"/>
        </w:rPr>
      </w:pPr>
      <w:r w:rsidDel="00000000" w:rsidR="00000000" w:rsidRPr="00000000">
        <w:rPr>
          <w:rtl w:val="0"/>
        </w:rPr>
      </w:r>
    </w:p>
    <w:p w:rsidR="00000000" w:rsidDel="00000000" w:rsidP="00000000" w:rsidRDefault="00000000" w:rsidRPr="00000000" w14:paraId="00000087">
      <w:pPr>
        <w:ind w:firstLine="709"/>
        <w:jc w:val="both"/>
        <w:rPr>
          <w:color w:val="ff0000"/>
        </w:rPr>
      </w:pPr>
      <w:r w:rsidDel="00000000" w:rsidR="00000000" w:rsidRPr="00000000">
        <w:rPr>
          <w:color w:val="ff0000"/>
          <w:rtl w:val="0"/>
        </w:rPr>
        <w:t xml:space="preserve">En este punto, se enuncian los objetivos:</w:t>
      </w:r>
    </w:p>
    <w:p w:rsidR="00000000" w:rsidDel="00000000" w:rsidP="00000000" w:rsidRDefault="00000000" w:rsidRPr="00000000" w14:paraId="00000088">
      <w:pPr>
        <w:ind w:left="284" w:firstLine="0"/>
        <w:jc w:val="both"/>
        <w:rPr>
          <w:color w:val="ff000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b w:val="0"/>
          <w:i w:val="0"/>
          <w:smallCaps w:val="0"/>
          <w:strike w:val="0"/>
          <w:color w:val="ff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Objetivo general</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Orienta la investigación y es una referencia al trabajo a realizar. El objetivo general indica el resultado a alcanzar. Es aquel que brindará respuesta al problema/tema formulado. Es fundamental mantener la coherencia entre el tema/problema formulado y el objetivo general. Habitualmente, el objetivo general tiene un alto nivel de abstracción. Los objetivos se redactan a partir de un verbo en infinitivo, ya que expresan una acción a realizar (describir, explorar, analizar, determinar, establecer, desarrollar, diseñar, etc.).</w:t>
      </w:r>
    </w:p>
    <w:p w:rsidR="00000000" w:rsidDel="00000000" w:rsidP="00000000" w:rsidRDefault="00000000" w:rsidRPr="00000000" w14:paraId="0000008A">
      <w:pPr>
        <w:ind w:left="426" w:firstLine="0"/>
        <w:jc w:val="both"/>
        <w:rPr>
          <w:b w:val="1"/>
          <w:color w:val="ff000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color w:val="ff0000"/>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Objetivos específicos</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precisan los requerimientos o propósitos con relación a la naturaleza del tema y están orientados por el objetivo general. Se desarrollan a partir de la operacionalización del objetivo general. Describen con mayor precisión  los productos a obtener y las variables/aspectos relevantes a estudiar para dar respuesta al tema/problema formulado. Es fundamental que dichos objetivos guarden correspondencia con el objetivo general del trabajo. El cumplimiento de cada objetivo específico constituiría por lo menos un capítulo del desarrollo del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TFM</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Objetivo general: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jc w:val="both"/>
        <w:rPr/>
      </w:pPr>
      <w:r w:rsidDel="00000000" w:rsidR="00000000" w:rsidRPr="00000000">
        <w:rPr>
          <w:rtl w:val="0"/>
        </w:rPr>
        <w:t xml:space="preserve">Analizar los factores macroeconómicos que determinan la evolución de los spreads de deuda corporativa en Brasil entre 1993 y 2025, con el fin de evaluar sus implicancias para la sostenibilidad del financiamiento empresarial en un contexto de alta volatilidad macroeconómica y financiera.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Objetivos específicos:</w:t>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Estimar un modelo econométrico de tipo VECM (o VAR, en caso de no verificarse cointegración) para identificar relaciones de corto y largo plazo entre los spreads corporativos y variables macroeconómicas relevantes.</w:t>
      </w:r>
    </w:p>
    <w:p w:rsidR="00000000" w:rsidDel="00000000" w:rsidP="00000000" w:rsidRDefault="00000000" w:rsidRPr="00000000" w14:paraId="000000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Analizar la relación entre el spread soberano y los spreads corporativos, evaluando el grado de transmisión del riesgo país hacia el sector privado.</w:t>
      </w:r>
    </w:p>
    <w:p w:rsidR="00000000" w:rsidDel="00000000" w:rsidP="00000000" w:rsidRDefault="00000000" w:rsidRPr="00000000" w14:paraId="000000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Evaluar el impacto de shocks macroeconómicos globales (como la aversión al riesgo medida por el índice VIX y los cambios en tasas internacionales) y locales (política fiscal, tipo de cambio, inflación) sobre los spreads corporativos, utilizando funciones de impulso-respuesta y descomposición de varianza.</w:t>
      </w:r>
    </w:p>
    <w:p w:rsidR="00000000" w:rsidDel="00000000" w:rsidP="00000000" w:rsidRDefault="00000000" w:rsidRPr="00000000" w14:paraId="000000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Determinar en qué medida las características específicas de las emisiones (plazo, tamaño) y de las empresas (apalancamiento, liquidez, tamaño) explican la dispersión de spreads, más allá de los factores macroeconómicos sistémicos.</w:t>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Derivar recomendaciones para el diseño de instrumentos de deuda corporativa más resilientes, considerando el entorno macrofinanciero brasileño.</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jc w:val="both"/>
        <w:rPr/>
      </w:pPr>
      <w:r w:rsidDel="00000000" w:rsidR="00000000" w:rsidRPr="00000000">
        <w:rPr>
          <w:rtl w:val="0"/>
        </w:rPr>
        <w:t xml:space="preserve">Estos objetivos derivan directamente de las preguntas formuladas en la sección anterior y guían la estrategia empírica del trabajo. En conjunto, permiten abordar de manera estructurada el fenómeno de los spreads corporativos desde una perspectiva integral, articulando factores globales, nacionales y microeconómicos.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jc w:val="both"/>
        <w:rPr/>
      </w:pPr>
      <w:r w:rsidDel="00000000" w:rsidR="00000000" w:rsidRPr="00000000">
        <w:rPr>
          <w:rtl w:val="0"/>
        </w:rPr>
        <w:t xml:space="preserve">La metodología propuesta se basa en herramientas econométricas modernas y un panel extenso de datos a nivel de empresa y emisión, lo que permitirá contrastar empíricamente las hipótesis del estudio y aportar evidencia sólida para el debate académico y de política económica.</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Hipótesis</w:t>
      </w:r>
    </w:p>
    <w:p w:rsidR="00000000" w:rsidDel="00000000" w:rsidP="00000000" w:rsidRDefault="00000000" w:rsidRPr="00000000" w14:paraId="0000009C">
      <w:pPr>
        <w:jc w:val="center"/>
        <w:rPr>
          <w:sz w:val="28"/>
          <w:szCs w:val="28"/>
        </w:rPr>
      </w:pPr>
      <w:r w:rsidDel="00000000" w:rsidR="00000000" w:rsidRPr="00000000">
        <w:rPr>
          <w:rtl w:val="0"/>
        </w:rPr>
      </w:r>
    </w:p>
    <w:p w:rsidR="00000000" w:rsidDel="00000000" w:rsidP="00000000" w:rsidRDefault="00000000" w:rsidRPr="00000000" w14:paraId="0000009D">
      <w:pPr>
        <w:ind w:firstLine="708"/>
        <w:jc w:val="both"/>
        <w:rPr>
          <w:color w:val="ff0000"/>
        </w:rPr>
      </w:pPr>
      <w:r w:rsidDel="00000000" w:rsidR="00000000" w:rsidRPr="00000000">
        <w:rPr>
          <w:color w:val="ff0000"/>
          <w:rtl w:val="0"/>
        </w:rPr>
        <w:t xml:space="preserve">Son anticipos de respuesta al problema planteado. Las hipótesis pueden elaborarse para guiar el trabajo de investigación (puede ser solo una presunción) y/o para plantear su verificación. Esto está en concordancia con los objetivos y tipo de estudio a realizar.</w:t>
      </w:r>
    </w:p>
    <w:p w:rsidR="00000000" w:rsidDel="00000000" w:rsidP="00000000" w:rsidRDefault="00000000" w:rsidRPr="00000000" w14:paraId="0000009E">
      <w:pPr>
        <w:ind w:firstLine="708"/>
        <w:jc w:val="both"/>
        <w:rPr/>
      </w:pPr>
      <w:r w:rsidDel="00000000" w:rsidR="00000000" w:rsidRPr="00000000">
        <w:rPr>
          <w:rtl w:val="0"/>
        </w:rPr>
        <w:t xml:space="preserve">La hipótesis central de este trabajo es que los spreads de deuda corporativa en los mercados locales denominados en reales en Brasil están significativamente determinados por factores globales y por el riesgo soberano, el cual actúa como un canal de transmisión de las condiciones macroeconómicas al sector privado. Esta transmisión se manifiesta particularmente en contextos de estrés financiero internacional o de aumento en la percepción de riesgo país.</w:t>
      </w:r>
    </w:p>
    <w:p w:rsidR="00000000" w:rsidDel="00000000" w:rsidP="00000000" w:rsidRDefault="00000000" w:rsidRPr="00000000" w14:paraId="0000009F">
      <w:pPr>
        <w:ind w:firstLine="708"/>
        <w:jc w:val="both"/>
        <w:rPr/>
      </w:pPr>
      <w:r w:rsidDel="00000000" w:rsidR="00000000" w:rsidRPr="00000000">
        <w:rPr>
          <w:rtl w:val="0"/>
        </w:rPr>
      </w:r>
    </w:p>
    <w:p w:rsidR="00000000" w:rsidDel="00000000" w:rsidP="00000000" w:rsidRDefault="00000000" w:rsidRPr="00000000" w14:paraId="000000A0">
      <w:pPr>
        <w:ind w:firstLine="708"/>
        <w:jc w:val="both"/>
        <w:rPr/>
      </w:pPr>
      <w:r w:rsidDel="00000000" w:rsidR="00000000" w:rsidRPr="00000000">
        <w:rPr>
          <w:rtl w:val="0"/>
        </w:rPr>
        <w:t xml:space="preserve">Estas relaciones persisten incluso controlando por características específicas de las emisiones y de las empresas, tales como la madurez del bono (time to maturity), el apalancamiento (leverage), la liquidez y el tamaño de la firma, entre otras.</w:t>
      </w:r>
    </w:p>
    <w:p w:rsidR="00000000" w:rsidDel="00000000" w:rsidP="00000000" w:rsidRDefault="00000000" w:rsidRPr="00000000" w14:paraId="000000A1">
      <w:pPr>
        <w:ind w:firstLine="708"/>
        <w:jc w:val="both"/>
        <w:rPr/>
      </w:pPr>
      <w:r w:rsidDel="00000000" w:rsidR="00000000" w:rsidRPr="00000000">
        <w:rPr>
          <w:rtl w:val="0"/>
        </w:rPr>
      </w:r>
    </w:p>
    <w:p w:rsidR="00000000" w:rsidDel="00000000" w:rsidP="00000000" w:rsidRDefault="00000000" w:rsidRPr="00000000" w14:paraId="000000A2">
      <w:pPr>
        <w:ind w:firstLine="708"/>
        <w:jc w:val="both"/>
        <w:rPr/>
      </w:pPr>
      <w:r w:rsidDel="00000000" w:rsidR="00000000" w:rsidRPr="00000000">
        <w:rPr>
          <w:rtl w:val="0"/>
        </w:rPr>
        <w:t xml:space="preserve">De esta hipótesis general se derivan las siguientes hipótesis específicas:</w:t>
      </w:r>
    </w:p>
    <w:p w:rsidR="00000000" w:rsidDel="00000000" w:rsidP="00000000" w:rsidRDefault="00000000" w:rsidRPr="00000000" w14:paraId="000000A3">
      <w:pPr>
        <w:ind w:firstLine="708"/>
        <w:jc w:val="both"/>
        <w:rPr/>
      </w:pPr>
      <w:r w:rsidDel="00000000" w:rsidR="00000000" w:rsidRPr="00000000">
        <w:rPr>
          <w:rtl w:val="0"/>
        </w:rPr>
      </w:r>
    </w:p>
    <w:p w:rsidR="00000000" w:rsidDel="00000000" w:rsidP="00000000" w:rsidRDefault="00000000" w:rsidRPr="00000000" w14:paraId="000000A4">
      <w:pPr>
        <w:ind w:firstLine="708"/>
        <w:jc w:val="both"/>
        <w:rPr/>
      </w:pPr>
      <w:r w:rsidDel="00000000" w:rsidR="00000000" w:rsidRPr="00000000">
        <w:rPr>
          <w:rtl w:val="0"/>
        </w:rPr>
        <w:t xml:space="preserve">Hipótesis 1: La evolución del spread soberano brasileño tiene un efecto positivo y estadísticamente significativo sobre los spreads corporativos denominados en reales, actuando como un “techo” (sovereign ceiling) que limita la reducción del riesgo percibido para emisores privados.</w:t>
      </w:r>
    </w:p>
    <w:p w:rsidR="00000000" w:rsidDel="00000000" w:rsidP="00000000" w:rsidRDefault="00000000" w:rsidRPr="00000000" w14:paraId="000000A5">
      <w:pPr>
        <w:ind w:firstLine="708"/>
        <w:jc w:val="both"/>
        <w:rPr/>
      </w:pPr>
      <w:r w:rsidDel="00000000" w:rsidR="00000000" w:rsidRPr="00000000">
        <w:rPr>
          <w:rtl w:val="0"/>
        </w:rPr>
      </w:r>
    </w:p>
    <w:p w:rsidR="00000000" w:rsidDel="00000000" w:rsidP="00000000" w:rsidRDefault="00000000" w:rsidRPr="00000000" w14:paraId="000000A6">
      <w:pPr>
        <w:ind w:firstLine="708"/>
        <w:jc w:val="both"/>
        <w:rPr/>
      </w:pPr>
      <w:r w:rsidDel="00000000" w:rsidR="00000000" w:rsidRPr="00000000">
        <w:rPr>
          <w:rtl w:val="0"/>
        </w:rPr>
        <w:t xml:space="preserve">Hipótesis 2: Shocks externos, como aumentos en la aversión al riesgo global (medida por el índice VIX) o ajustes en las tasas de interés de referencia en economías desarrolladas, generan un aumento en los spreads corporativos en Brasil, a través del canal financiero internacional.</w:t>
      </w:r>
    </w:p>
    <w:p w:rsidR="00000000" w:rsidDel="00000000" w:rsidP="00000000" w:rsidRDefault="00000000" w:rsidRPr="00000000" w14:paraId="000000A7">
      <w:pPr>
        <w:ind w:firstLine="708"/>
        <w:jc w:val="both"/>
        <w:rPr/>
      </w:pPr>
      <w:r w:rsidDel="00000000" w:rsidR="00000000" w:rsidRPr="00000000">
        <w:rPr>
          <w:rtl w:val="0"/>
        </w:rPr>
      </w:r>
    </w:p>
    <w:p w:rsidR="00000000" w:rsidDel="00000000" w:rsidP="00000000" w:rsidRDefault="00000000" w:rsidRPr="00000000" w14:paraId="000000A8">
      <w:pPr>
        <w:ind w:firstLine="708"/>
        <w:jc w:val="both"/>
        <w:rPr/>
      </w:pPr>
      <w:r w:rsidDel="00000000" w:rsidR="00000000" w:rsidRPr="00000000">
        <w:rPr>
          <w:rtl w:val="0"/>
        </w:rPr>
        <w:t xml:space="preserve">Hipótesis 3: Las características idiosincráticas de las empresas emisoras (como apalancamiento, liquidez y tamaño) y de los bonos (como plazo hasta el vencimiento) explican parte significativa de la variación en los spreads, capturando riesgos que no están contenidos en las variables sistémicas.</w:t>
      </w:r>
    </w:p>
    <w:p w:rsidR="00000000" w:rsidDel="00000000" w:rsidP="00000000" w:rsidRDefault="00000000" w:rsidRPr="00000000" w14:paraId="000000A9">
      <w:pPr>
        <w:ind w:firstLine="708"/>
        <w:jc w:val="both"/>
        <w:rPr/>
      </w:pPr>
      <w:r w:rsidDel="00000000" w:rsidR="00000000" w:rsidRPr="00000000">
        <w:rPr>
          <w:rtl w:val="0"/>
        </w:rPr>
      </w:r>
    </w:p>
    <w:p w:rsidR="00000000" w:rsidDel="00000000" w:rsidP="00000000" w:rsidRDefault="00000000" w:rsidRPr="00000000" w14:paraId="000000AA">
      <w:pPr>
        <w:ind w:firstLine="708"/>
        <w:jc w:val="both"/>
        <w:rPr/>
      </w:pPr>
      <w:r w:rsidDel="00000000" w:rsidR="00000000" w:rsidRPr="00000000">
        <w:rPr>
          <w:rtl w:val="0"/>
        </w:rPr>
        <w:t xml:space="preserve">Estas hipótesis serán contrastadas empíricamente mediante la estimación de modelos de corrección del error (VECM), pruebas de cointegración y análisis de impulso-respuesta, utilizando datos del período 1993–2025.</w:t>
      </w:r>
      <w:r w:rsidDel="00000000" w:rsidR="00000000" w:rsidRPr="00000000">
        <w:rPr>
          <w:rtl w:val="0"/>
        </w:rPr>
      </w:r>
    </w:p>
    <w:p w:rsidR="00000000" w:rsidDel="00000000" w:rsidP="00000000" w:rsidRDefault="00000000" w:rsidRPr="00000000" w14:paraId="000000AB">
      <w:pPr>
        <w:ind w:firstLine="708"/>
        <w:jc w:val="both"/>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Marco teórico (preliminar)</w:t>
      </w:r>
    </w:p>
    <w:p w:rsidR="00000000" w:rsidDel="00000000" w:rsidP="00000000" w:rsidRDefault="00000000" w:rsidRPr="00000000" w14:paraId="000000AE">
      <w:pPr>
        <w:jc w:val="center"/>
        <w:rPr>
          <w:sz w:val="28"/>
          <w:szCs w:val="28"/>
        </w:rPr>
      </w:pPr>
      <w:r w:rsidDel="00000000" w:rsidR="00000000" w:rsidRPr="00000000">
        <w:rPr>
          <w:rtl w:val="0"/>
        </w:rPr>
      </w:r>
    </w:p>
    <w:p w:rsidR="00000000" w:rsidDel="00000000" w:rsidP="00000000" w:rsidRDefault="00000000" w:rsidRPr="00000000" w14:paraId="000000AF">
      <w:pPr>
        <w:ind w:firstLine="708"/>
        <w:jc w:val="both"/>
        <w:rPr>
          <w:color w:val="ff0000"/>
        </w:rPr>
      </w:pPr>
      <w:r w:rsidDel="00000000" w:rsidR="00000000" w:rsidRPr="00000000">
        <w:rPr>
          <w:color w:val="ff0000"/>
          <w:rtl w:val="0"/>
        </w:rPr>
        <w:t xml:space="preserve">Constituye la enunciación de las referencias conceptuales que ayudan a comprender y focalizar el tema a estudiar. El marco teórico permite fundamentar el tema/problema a investigar y contextualizarlo. Implica la revisión de la literatura sobre el tema (estado del arte) y la identificación de los aspectos relevantes a tomar en cuenta para abordarlo.</w:t>
      </w:r>
    </w:p>
    <w:p w:rsidR="00000000" w:rsidDel="00000000" w:rsidP="00000000" w:rsidRDefault="00000000" w:rsidRPr="00000000" w14:paraId="000000B0">
      <w:pPr>
        <w:ind w:left="284" w:firstLine="424"/>
        <w:jc w:val="both"/>
        <w:rPr>
          <w:color w:val="ff0000"/>
        </w:rPr>
      </w:pPr>
      <w:r w:rsidDel="00000000" w:rsidR="00000000" w:rsidRPr="00000000">
        <w:rPr>
          <w:rtl w:val="0"/>
        </w:rPr>
      </w:r>
    </w:p>
    <w:p w:rsidR="00000000" w:rsidDel="00000000" w:rsidP="00000000" w:rsidRDefault="00000000" w:rsidRPr="00000000" w14:paraId="000000B1">
      <w:pPr>
        <w:ind w:firstLine="708"/>
        <w:jc w:val="both"/>
        <w:rPr>
          <w:color w:val="ff0000"/>
        </w:rPr>
      </w:pPr>
      <w:r w:rsidDel="00000000" w:rsidR="00000000" w:rsidRPr="00000000">
        <w:rPr>
          <w:color w:val="ff0000"/>
          <w:rtl w:val="0"/>
        </w:rPr>
        <w:t xml:space="preserve">A partir de esta revisión el maestrando realizará una selección de la literatura en función de sus objetivos. Su construcción supone un trabajo de análisis y toma de posición  por parte del maestrando. Se sugiere que la presentación del marco teórico (preliminar) se encuentre ordenada por subtítulos que faciliten su lectura y comprensión.  El marco teórico supone la referencia en el cuerpo del texto de los autores analizados para su construcción. Se utilizarán las normas APA en su edición más reciente para las referencias (autor/fecha) (consultar http://www.apastyle.org/)  </w:t>
      </w:r>
    </w:p>
    <w:p w:rsidR="00000000" w:rsidDel="00000000" w:rsidP="00000000" w:rsidRDefault="00000000" w:rsidRPr="00000000" w14:paraId="000000B2">
      <w:pPr>
        <w:ind w:firstLine="708"/>
        <w:jc w:val="both"/>
        <w:rPr/>
      </w:pPr>
      <w:r w:rsidDel="00000000" w:rsidR="00000000" w:rsidRPr="00000000">
        <w:rPr>
          <w:rtl w:val="0"/>
        </w:rPr>
        <w:t xml:space="preserve">Para comprender los determinantes de los spreads de deuda corporativa en Brasil y su relación con variables macroeconómicas, es necesario partir de varios marcos conceptuales interrelacionados que explican tanto la formación de precios del riesgo financiero como los canales de transmisión entre el entorno macroeconómico y los mercados de deuda.</w:t>
      </w:r>
    </w:p>
    <w:p w:rsidR="00000000" w:rsidDel="00000000" w:rsidP="00000000" w:rsidRDefault="00000000" w:rsidRPr="00000000" w14:paraId="000000B3">
      <w:pPr>
        <w:ind w:firstLine="708"/>
        <w:jc w:val="both"/>
        <w:rPr/>
      </w:pPr>
      <w:r w:rsidDel="00000000" w:rsidR="00000000" w:rsidRPr="00000000">
        <w:rPr>
          <w:rtl w:val="0"/>
        </w:rPr>
      </w:r>
    </w:p>
    <w:p w:rsidR="00000000" w:rsidDel="00000000" w:rsidP="00000000" w:rsidRDefault="00000000" w:rsidRPr="00000000" w14:paraId="000000B4">
      <w:pPr>
        <w:ind w:firstLine="708"/>
        <w:jc w:val="both"/>
        <w:rPr/>
      </w:pPr>
      <w:r w:rsidDel="00000000" w:rsidR="00000000" w:rsidRPr="00000000">
        <w:rPr>
          <w:rtl w:val="0"/>
        </w:rPr>
        <w:t xml:space="preserve">1. Determinación del Spread en Mercados Emergentes</w:t>
      </w:r>
    </w:p>
    <w:p w:rsidR="00000000" w:rsidDel="00000000" w:rsidP="00000000" w:rsidRDefault="00000000" w:rsidRPr="00000000" w14:paraId="000000B5">
      <w:pPr>
        <w:ind w:firstLine="708"/>
        <w:jc w:val="both"/>
        <w:rPr/>
      </w:pPr>
      <w:r w:rsidDel="00000000" w:rsidR="00000000" w:rsidRPr="00000000">
        <w:rPr>
          <w:rtl w:val="0"/>
        </w:rPr>
        <w:t xml:space="preserve">Los spreads de deuda corporativa reflejan la prima de riesgo que exigen los inversores por encima de activos libres de riesgo. En mercados emergentes, esta prima incorpora riesgos específicos del emisor, así como riesgos sistémicos, políticos y de liquidez (González‐Rozada &amp; Levy Yeyati, 2008). En particular, la literatura reconoce la influencia de factores externos —como las tasas de interés internacionales y el índice VIX— y factores internos —como política fiscal, inflación y tipo de cambio— en la formación de estos spreads.</w:t>
      </w:r>
    </w:p>
    <w:p w:rsidR="00000000" w:rsidDel="00000000" w:rsidP="00000000" w:rsidRDefault="00000000" w:rsidRPr="00000000" w14:paraId="000000B6">
      <w:pPr>
        <w:ind w:firstLine="708"/>
        <w:jc w:val="both"/>
        <w:rPr/>
      </w:pPr>
      <w:r w:rsidDel="00000000" w:rsidR="00000000" w:rsidRPr="00000000">
        <w:rPr>
          <w:rtl w:val="0"/>
        </w:rPr>
      </w:r>
    </w:p>
    <w:p w:rsidR="00000000" w:rsidDel="00000000" w:rsidP="00000000" w:rsidRDefault="00000000" w:rsidRPr="00000000" w14:paraId="000000B7">
      <w:pPr>
        <w:ind w:firstLine="708"/>
        <w:jc w:val="both"/>
        <w:rPr/>
      </w:pPr>
      <w:r w:rsidDel="00000000" w:rsidR="00000000" w:rsidRPr="00000000">
        <w:rPr>
          <w:rtl w:val="0"/>
        </w:rPr>
        <w:t xml:space="preserve">2. Riesgo Soberano y “Sovereign Ceiling”</w:t>
      </w:r>
    </w:p>
    <w:p w:rsidR="00000000" w:rsidDel="00000000" w:rsidP="00000000" w:rsidRDefault="00000000" w:rsidRPr="00000000" w14:paraId="000000B8">
      <w:pPr>
        <w:ind w:firstLine="708"/>
        <w:jc w:val="both"/>
        <w:rPr/>
      </w:pPr>
      <w:r w:rsidDel="00000000" w:rsidR="00000000" w:rsidRPr="00000000">
        <w:rPr>
          <w:rtl w:val="0"/>
        </w:rPr>
        <w:t xml:space="preserve">Una línea teórica central en este trabajo es la noción del “sovereign ceiling” o techo soberano, según la cual las empresas de un país no pueden tener un riesgo menor al soberano (Grandes, Panigo &amp; Pasquini, 2017). Esto implica una transmisión directa del riesgo país hacia los emisores corporativos, especialmente en contextos de crisis o deterioro fiscal.</w:t>
      </w:r>
    </w:p>
    <w:p w:rsidR="00000000" w:rsidDel="00000000" w:rsidP="00000000" w:rsidRDefault="00000000" w:rsidRPr="00000000" w14:paraId="000000B9">
      <w:pPr>
        <w:ind w:firstLine="708"/>
        <w:jc w:val="both"/>
        <w:rPr/>
      </w:pPr>
      <w:r w:rsidDel="00000000" w:rsidR="00000000" w:rsidRPr="00000000">
        <w:rPr>
          <w:rtl w:val="0"/>
        </w:rPr>
      </w:r>
    </w:p>
    <w:p w:rsidR="00000000" w:rsidDel="00000000" w:rsidP="00000000" w:rsidRDefault="00000000" w:rsidRPr="00000000" w14:paraId="000000BA">
      <w:pPr>
        <w:ind w:firstLine="708"/>
        <w:jc w:val="both"/>
        <w:rPr/>
      </w:pPr>
      <w:r w:rsidDel="00000000" w:rsidR="00000000" w:rsidRPr="00000000">
        <w:rPr>
          <w:rtl w:val="0"/>
        </w:rPr>
        <w:t xml:space="preserve">3. Factores Globales y Transmisión de Shocks</w:t>
      </w:r>
    </w:p>
    <w:p w:rsidR="00000000" w:rsidDel="00000000" w:rsidP="00000000" w:rsidRDefault="00000000" w:rsidRPr="00000000" w14:paraId="000000BB">
      <w:pPr>
        <w:ind w:firstLine="708"/>
        <w:jc w:val="both"/>
        <w:rPr/>
      </w:pPr>
      <w:r w:rsidDel="00000000" w:rsidR="00000000" w:rsidRPr="00000000">
        <w:rPr>
          <w:rtl w:val="0"/>
        </w:rPr>
        <w:t xml:space="preserve">Diversos estudios (Gómez-González, Uribe &amp; Valencia, 2022) han documentado cómo los factores globales, como la aversión al riesgo y los precios de los commodities, afectan a los spreads tanto soberanos como corporativos en América Latina. Esta transmisión se produce a través del canal financiero internacional, impactando en el acceso y costo del financiamiento corporativo.</w:t>
      </w:r>
    </w:p>
    <w:p w:rsidR="00000000" w:rsidDel="00000000" w:rsidP="00000000" w:rsidRDefault="00000000" w:rsidRPr="00000000" w14:paraId="000000BC">
      <w:pPr>
        <w:ind w:firstLine="708"/>
        <w:jc w:val="both"/>
        <w:rPr/>
      </w:pPr>
      <w:r w:rsidDel="00000000" w:rsidR="00000000" w:rsidRPr="00000000">
        <w:rPr>
          <w:rtl w:val="0"/>
        </w:rPr>
      </w:r>
    </w:p>
    <w:p w:rsidR="00000000" w:rsidDel="00000000" w:rsidP="00000000" w:rsidRDefault="00000000" w:rsidRPr="00000000" w14:paraId="000000BD">
      <w:pPr>
        <w:ind w:firstLine="708"/>
        <w:jc w:val="both"/>
        <w:rPr/>
      </w:pPr>
      <w:r w:rsidDel="00000000" w:rsidR="00000000" w:rsidRPr="00000000">
        <w:rPr>
          <w:rtl w:val="0"/>
        </w:rPr>
        <w:t xml:space="preserve">4. Sostenibilidad de la Deuda y Vulnerabilidad Externa</w:t>
      </w:r>
    </w:p>
    <w:p w:rsidR="00000000" w:rsidDel="00000000" w:rsidP="00000000" w:rsidRDefault="00000000" w:rsidRPr="00000000" w14:paraId="000000BE">
      <w:pPr>
        <w:ind w:firstLine="708"/>
        <w:jc w:val="both"/>
        <w:rPr/>
      </w:pPr>
      <w:r w:rsidDel="00000000" w:rsidR="00000000" w:rsidRPr="00000000">
        <w:rPr>
          <w:rtl w:val="0"/>
        </w:rPr>
        <w:t xml:space="preserve">El concepto de sostenibilidad de la deuda implica la capacidad del país y sus empresas de mantener sus compromisos financieros sin recurrir a ajustes disruptivos. Modelos intertemporales (Liu &amp; Spencer, 2013) consideran que desequilibrios persistentes, como déficit fiscales elevados o elevada exposición a deuda en moneda extranjera, incrementan el riesgo percibido y, por tanto, los spreads.</w:t>
      </w:r>
    </w:p>
    <w:p w:rsidR="00000000" w:rsidDel="00000000" w:rsidP="00000000" w:rsidRDefault="00000000" w:rsidRPr="00000000" w14:paraId="000000BF">
      <w:pPr>
        <w:ind w:firstLine="708"/>
        <w:jc w:val="both"/>
        <w:rPr/>
      </w:pPr>
      <w:r w:rsidDel="00000000" w:rsidR="00000000" w:rsidRPr="00000000">
        <w:rPr>
          <w:rtl w:val="0"/>
        </w:rPr>
      </w:r>
    </w:p>
    <w:p w:rsidR="00000000" w:rsidDel="00000000" w:rsidP="00000000" w:rsidRDefault="00000000" w:rsidRPr="00000000" w14:paraId="000000C0">
      <w:pPr>
        <w:ind w:firstLine="708"/>
        <w:jc w:val="both"/>
        <w:rPr/>
      </w:pPr>
      <w:r w:rsidDel="00000000" w:rsidR="00000000" w:rsidRPr="00000000">
        <w:rPr>
          <w:rtl w:val="0"/>
        </w:rPr>
        <w:t xml:space="preserve">5. Enfoques Econométricos para el Análisis de Spreads</w:t>
      </w:r>
    </w:p>
    <w:p w:rsidR="00000000" w:rsidDel="00000000" w:rsidP="00000000" w:rsidRDefault="00000000" w:rsidRPr="00000000" w14:paraId="000000C1">
      <w:pPr>
        <w:ind w:firstLine="708"/>
        <w:jc w:val="both"/>
        <w:rPr/>
      </w:pPr>
      <w:r w:rsidDel="00000000" w:rsidR="00000000" w:rsidRPr="00000000">
        <w:rPr>
          <w:rtl w:val="0"/>
        </w:rPr>
        <w:t xml:space="preserve">Metodológicamente, se destacan estudios que aplican modelos VAR/VECM para captar la dinámica entre spreads y variables macroeconómicas (Silva &amp; Paulo, 2015). Estos modelos permiten analizar tanto relaciones de largo plazo (cointegración) como respuestas dinámicas a shocks, a través de funciones de impulso-respuesta y descomposición de varianza.</w:t>
      </w:r>
    </w:p>
    <w:p w:rsidR="00000000" w:rsidDel="00000000" w:rsidP="00000000" w:rsidRDefault="00000000" w:rsidRPr="00000000" w14:paraId="000000C2">
      <w:pPr>
        <w:ind w:firstLine="708"/>
        <w:jc w:val="both"/>
        <w:rPr/>
      </w:pPr>
      <w:r w:rsidDel="00000000" w:rsidR="00000000" w:rsidRPr="00000000">
        <w:rPr>
          <w:rtl w:val="0"/>
        </w:rPr>
      </w:r>
    </w:p>
    <w:p w:rsidR="00000000" w:rsidDel="00000000" w:rsidP="00000000" w:rsidRDefault="00000000" w:rsidRPr="00000000" w14:paraId="000000C3">
      <w:pPr>
        <w:ind w:firstLine="708"/>
        <w:jc w:val="both"/>
        <w:rPr/>
      </w:pPr>
      <w:r w:rsidDel="00000000" w:rsidR="00000000" w:rsidRPr="00000000">
        <w:rPr>
          <w:rtl w:val="0"/>
        </w:rPr>
        <w:t xml:space="preserve">Bibliografía clave (APA 7ª edición)</w:t>
      </w:r>
    </w:p>
    <w:p w:rsidR="00000000" w:rsidDel="00000000" w:rsidP="00000000" w:rsidRDefault="00000000" w:rsidRPr="00000000" w14:paraId="000000C4">
      <w:pPr>
        <w:ind w:firstLine="708"/>
        <w:jc w:val="both"/>
        <w:rPr/>
      </w:pPr>
      <w:r w:rsidDel="00000000" w:rsidR="00000000" w:rsidRPr="00000000">
        <w:rPr>
          <w:rtl w:val="0"/>
        </w:rPr>
        <w:t xml:space="preserve">Gómez-González, J. E., Uribe, J. M., &amp; Valencia, O. M. (2022). Risk spillovers between global corporations and Latin American sovereigns: Global factors matter. Applied Economics, 55(13), 1477–1496. https://doi.org/10.1080/00036846.2022.2097193</w:t>
      </w:r>
    </w:p>
    <w:p w:rsidR="00000000" w:rsidDel="00000000" w:rsidP="00000000" w:rsidRDefault="00000000" w:rsidRPr="00000000" w14:paraId="000000C5">
      <w:pPr>
        <w:ind w:firstLine="708"/>
        <w:jc w:val="both"/>
        <w:rPr/>
      </w:pPr>
      <w:r w:rsidDel="00000000" w:rsidR="00000000" w:rsidRPr="00000000">
        <w:rPr>
          <w:rtl w:val="0"/>
        </w:rPr>
      </w:r>
    </w:p>
    <w:p w:rsidR="00000000" w:rsidDel="00000000" w:rsidP="00000000" w:rsidRDefault="00000000" w:rsidRPr="00000000" w14:paraId="000000C6">
      <w:pPr>
        <w:ind w:firstLine="708"/>
        <w:jc w:val="both"/>
        <w:rPr/>
      </w:pPr>
      <w:r w:rsidDel="00000000" w:rsidR="00000000" w:rsidRPr="00000000">
        <w:rPr>
          <w:rtl w:val="0"/>
        </w:rPr>
        <w:t xml:space="preserve">González‐Rozada, M., &amp; Levy Yeyati, E. (2008). Global factors and emerging market spreads. The Economic Journal, 118(533), 1917–1936. https://doi.org/10.1111/j.1468-0297.2008.02196.x</w:t>
      </w:r>
    </w:p>
    <w:p w:rsidR="00000000" w:rsidDel="00000000" w:rsidP="00000000" w:rsidRDefault="00000000" w:rsidRPr="00000000" w14:paraId="000000C7">
      <w:pPr>
        <w:ind w:firstLine="708"/>
        <w:jc w:val="both"/>
        <w:rPr/>
      </w:pPr>
      <w:r w:rsidDel="00000000" w:rsidR="00000000" w:rsidRPr="00000000">
        <w:rPr>
          <w:rtl w:val="0"/>
        </w:rPr>
      </w:r>
    </w:p>
    <w:p w:rsidR="00000000" w:rsidDel="00000000" w:rsidP="00000000" w:rsidRDefault="00000000" w:rsidRPr="00000000" w14:paraId="000000C8">
      <w:pPr>
        <w:ind w:firstLine="708"/>
        <w:jc w:val="both"/>
        <w:rPr/>
      </w:pPr>
      <w:r w:rsidDel="00000000" w:rsidR="00000000" w:rsidRPr="00000000">
        <w:rPr>
          <w:rtl w:val="0"/>
        </w:rPr>
        <w:t xml:space="preserve">Grandes, M., Panigo, D. T., &amp; Pasquini, R. A. (2017). Corporate credit spreads and the sovereign ceiling in Latin America. Emerging Markets Finance and Trade, 53(5), 1217–1240. https://doi.org/10.1080/1540496X.2016.1174853</w:t>
      </w:r>
    </w:p>
    <w:p w:rsidR="00000000" w:rsidDel="00000000" w:rsidP="00000000" w:rsidRDefault="00000000" w:rsidRPr="00000000" w14:paraId="000000C9">
      <w:pPr>
        <w:ind w:firstLine="708"/>
        <w:jc w:val="both"/>
        <w:rPr/>
      </w:pPr>
      <w:r w:rsidDel="00000000" w:rsidR="00000000" w:rsidRPr="00000000">
        <w:rPr>
          <w:rtl w:val="0"/>
        </w:rPr>
      </w:r>
    </w:p>
    <w:p w:rsidR="00000000" w:rsidDel="00000000" w:rsidP="00000000" w:rsidRDefault="00000000" w:rsidRPr="00000000" w14:paraId="000000CA">
      <w:pPr>
        <w:ind w:firstLine="708"/>
        <w:jc w:val="both"/>
        <w:rPr/>
      </w:pPr>
      <w:r w:rsidDel="00000000" w:rsidR="00000000" w:rsidRPr="00000000">
        <w:rPr>
          <w:rtl w:val="0"/>
        </w:rPr>
        <w:t xml:space="preserve">Silva, E. O., &amp; Paulo, W. L. (2015). Determinants of sovereign CDS spreads: Evidence from Brazil. International Business Research, 8(7), 102–112. https://pdfs.semanticscholar.org/1558/e90ca70eec0d1e1208ed07261f14ea76dee8.pdf</w:t>
      </w:r>
    </w:p>
    <w:p w:rsidR="00000000" w:rsidDel="00000000" w:rsidP="00000000" w:rsidRDefault="00000000" w:rsidRPr="00000000" w14:paraId="000000CB">
      <w:pPr>
        <w:ind w:firstLine="708"/>
        <w:jc w:val="both"/>
        <w:rPr/>
      </w:pPr>
      <w:r w:rsidDel="00000000" w:rsidR="00000000" w:rsidRPr="00000000">
        <w:rPr>
          <w:rtl w:val="0"/>
        </w:rPr>
      </w:r>
    </w:p>
    <w:p w:rsidR="00000000" w:rsidDel="00000000" w:rsidP="00000000" w:rsidRDefault="00000000" w:rsidRPr="00000000" w14:paraId="000000CC">
      <w:pPr>
        <w:ind w:firstLine="708"/>
        <w:jc w:val="both"/>
        <w:rPr/>
      </w:pPr>
      <w:r w:rsidDel="00000000" w:rsidR="00000000" w:rsidRPr="00000000">
        <w:rPr>
          <w:rtl w:val="0"/>
        </w:rPr>
        <w:t xml:space="preserve">Liu, Z., &amp; Spencer, P. (2013). Modelling sovereign credit spreads with international macro-factors: The case of Brazil 1998–2009. Journal of Banking &amp; Finance, 37(2), 241–256. https://doi.org/10.1016/j.jbankfin.2012.08.012</w:t>
      </w:r>
    </w:p>
    <w:p w:rsidR="00000000" w:rsidDel="00000000" w:rsidP="00000000" w:rsidRDefault="00000000" w:rsidRPr="00000000" w14:paraId="000000CD">
      <w:pPr>
        <w:ind w:firstLine="708"/>
        <w:jc w:val="both"/>
        <w:rPr/>
      </w:pPr>
      <w:r w:rsidDel="00000000" w:rsidR="00000000" w:rsidRPr="00000000">
        <w:rPr>
          <w:rtl w:val="0"/>
        </w:rPr>
      </w:r>
    </w:p>
    <w:p w:rsidR="00000000" w:rsidDel="00000000" w:rsidP="00000000" w:rsidRDefault="00000000" w:rsidRPr="00000000" w14:paraId="000000CE">
      <w:pPr>
        <w:ind w:left="284" w:firstLine="424"/>
        <w:jc w:val="both"/>
        <w:rPr/>
      </w:pPr>
      <w:r w:rsidDel="00000000" w:rsidR="00000000" w:rsidRPr="00000000">
        <w:rPr>
          <w:rtl w:val="0"/>
        </w:rPr>
      </w:r>
    </w:p>
    <w:p w:rsidR="00000000" w:rsidDel="00000000" w:rsidP="00000000" w:rsidRDefault="00000000" w:rsidRPr="00000000" w14:paraId="000000CF">
      <w:pPr>
        <w:jc w:val="both"/>
        <w:rPr>
          <w:color w:val="339966"/>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Metodología y técnicas a utilizar</w:t>
      </w:r>
    </w:p>
    <w:p w:rsidR="00000000" w:rsidDel="00000000" w:rsidP="00000000" w:rsidRDefault="00000000" w:rsidRPr="00000000" w14:paraId="000000D1">
      <w:pPr>
        <w:jc w:val="center"/>
        <w:rPr>
          <w:sz w:val="28"/>
          <w:szCs w:val="28"/>
        </w:rPr>
      </w:pPr>
      <w:r w:rsidDel="00000000" w:rsidR="00000000" w:rsidRPr="00000000">
        <w:rPr>
          <w:rtl w:val="0"/>
        </w:rPr>
      </w:r>
    </w:p>
    <w:p w:rsidR="00000000" w:rsidDel="00000000" w:rsidP="00000000" w:rsidRDefault="00000000" w:rsidRPr="00000000" w14:paraId="000000D2">
      <w:pPr>
        <w:ind w:firstLine="708"/>
        <w:jc w:val="both"/>
        <w:rPr>
          <w:color w:val="ff0000"/>
        </w:rPr>
      </w:pPr>
      <w:r w:rsidDel="00000000" w:rsidR="00000000" w:rsidRPr="00000000">
        <w:rPr>
          <w:color w:val="ff0000"/>
          <w:rtl w:val="0"/>
        </w:rPr>
        <w:t xml:space="preserve">En este punto, se enunciarán las decisiones tomadas y las tareas planificadas para desarrollar el trabajo de investigación. Se deberá enunciar el tipo de estudio previsto (enfoque cualitativo /cuantitativo / exploratorio descriptivo / correlacional / explicativo / /estudio de caso) y el tipo de diseño (experimental/no experimental;  transversal/longitudinal; prospectivo/retrospectivo). Se dará cuenta de la unidad/es de análisis y de las principales variables/ejes relevantes a analizar y sus indicadores. Población/muestra.  Unidades de respuesta. Principales técnicas de recolección de datos. Si se va a trabajar con datos secundarios, es necesario mencionar su fuente.  Procedimientos de análisis de los datos.</w:t>
      </w:r>
    </w:p>
    <w:p w:rsidR="00000000" w:rsidDel="00000000" w:rsidP="00000000" w:rsidRDefault="00000000" w:rsidRPr="00000000" w14:paraId="000000D3">
      <w:pPr>
        <w:ind w:left="284" w:firstLine="424"/>
        <w:jc w:val="both"/>
        <w:rPr>
          <w:color w:val="ff0000"/>
        </w:rPr>
      </w:pPr>
      <w:r w:rsidDel="00000000" w:rsidR="00000000" w:rsidRPr="00000000">
        <w:rPr>
          <w:rtl w:val="0"/>
        </w:rPr>
      </w:r>
    </w:p>
    <w:p w:rsidR="00000000" w:rsidDel="00000000" w:rsidP="00000000" w:rsidRDefault="00000000" w:rsidRPr="00000000" w14:paraId="000000D4">
      <w:pPr>
        <w:ind w:firstLine="708"/>
        <w:jc w:val="both"/>
        <w:rPr>
          <w:color w:val="ff0000"/>
        </w:rPr>
      </w:pPr>
      <w:r w:rsidDel="00000000" w:rsidR="00000000" w:rsidRPr="00000000">
        <w:rPr>
          <w:color w:val="ff0000"/>
          <w:rtl w:val="0"/>
        </w:rPr>
        <w:t xml:space="preserve">Se propone (a modo de guía y según corresponda) describir estos puntos en función de cada objetivo específico en una tabla síntesis.</w:t>
      </w:r>
    </w:p>
    <w:p w:rsidR="00000000" w:rsidDel="00000000" w:rsidP="00000000" w:rsidRDefault="00000000" w:rsidRPr="00000000" w14:paraId="000000D5">
      <w:pPr>
        <w:ind w:left="284" w:firstLine="0"/>
        <w:jc w:val="both"/>
        <w:rPr>
          <w:color w:val="ff0000"/>
        </w:rPr>
      </w:pPr>
      <w:r w:rsidDel="00000000" w:rsidR="00000000" w:rsidRPr="00000000">
        <w:rPr>
          <w:rtl w:val="0"/>
        </w:rPr>
      </w:r>
    </w:p>
    <w:tbl>
      <w:tblPr>
        <w:tblStyle w:val="Table1"/>
        <w:tblW w:w="8720.0" w:type="dxa"/>
        <w:jc w:val="left"/>
        <w:tblInd w:w="175.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7"/>
        <w:gridCol w:w="1337"/>
        <w:gridCol w:w="1919"/>
        <w:gridCol w:w="2136"/>
        <w:gridCol w:w="1941"/>
        <w:tblGridChange w:id="0">
          <w:tblGrid>
            <w:gridCol w:w="1387"/>
            <w:gridCol w:w="1337"/>
            <w:gridCol w:w="1919"/>
            <w:gridCol w:w="2136"/>
            <w:gridCol w:w="19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both"/>
              <w:rPr>
                <w:b w:val="1"/>
                <w:color w:val="ff0000"/>
              </w:rPr>
            </w:pPr>
            <w:r w:rsidDel="00000000" w:rsidR="00000000" w:rsidRPr="00000000">
              <w:rPr>
                <w:b w:val="1"/>
                <w:color w:val="ff0000"/>
                <w:rtl w:val="0"/>
              </w:rPr>
              <w:t xml:space="preserve">Objetivo específico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b w:val="1"/>
                <w:color w:val="ff0000"/>
              </w:rPr>
            </w:pPr>
            <w:r w:rsidDel="00000000" w:rsidR="00000000" w:rsidRPr="00000000">
              <w:rPr>
                <w:b w:val="1"/>
                <w:color w:val="ff0000"/>
                <w:rtl w:val="0"/>
              </w:rPr>
              <w:t xml:space="preserve">Fuente secundaria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b w:val="1"/>
                <w:color w:val="ff0000"/>
              </w:rPr>
            </w:pPr>
            <w:r w:rsidDel="00000000" w:rsidR="00000000" w:rsidRPr="00000000">
              <w:rPr>
                <w:b w:val="1"/>
                <w:color w:val="ff0000"/>
                <w:rtl w:val="0"/>
              </w:rPr>
              <w:t xml:space="preserve">Fuente primaria de datos/ Instrumento de recolección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jc w:val="both"/>
              <w:rPr>
                <w:b w:val="1"/>
                <w:color w:val="ff0000"/>
              </w:rPr>
            </w:pPr>
            <w:r w:rsidDel="00000000" w:rsidR="00000000" w:rsidRPr="00000000">
              <w:rPr>
                <w:b w:val="1"/>
                <w:color w:val="ff0000"/>
                <w:rtl w:val="0"/>
              </w:rPr>
              <w:t xml:space="preserve">Población/muestra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b w:val="1"/>
                <w:color w:val="ff0000"/>
              </w:rPr>
            </w:pPr>
            <w:r w:rsidDel="00000000" w:rsidR="00000000" w:rsidRPr="00000000">
              <w:rPr>
                <w:b w:val="1"/>
                <w:color w:val="ff0000"/>
                <w:rtl w:val="0"/>
              </w:rPr>
              <w:t xml:space="preserve">Técnicas de procesamiento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jc w:val="both"/>
              <w:rPr>
                <w:color w:val="ff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jc w:val="both"/>
              <w:rPr>
                <w:color w:val="ff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jc w:val="both"/>
              <w:rPr>
                <w:color w:val="ff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jc w:val="both"/>
              <w:rPr>
                <w:color w:val="ff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jc w:val="both"/>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jc w:val="both"/>
              <w:rPr>
                <w:color w:val="ff0000"/>
              </w:rPr>
            </w:pPr>
            <w:r w:rsidDel="00000000" w:rsidR="00000000" w:rsidRPr="00000000">
              <w:rPr>
                <w:rtl w:val="0"/>
              </w:rPr>
            </w:r>
          </w:p>
        </w:tc>
      </w:tr>
    </w:tbl>
    <w:p w:rsidR="00000000" w:rsidDel="00000000" w:rsidP="00000000" w:rsidRDefault="00000000" w:rsidRPr="00000000" w14:paraId="000000F4">
      <w:pPr>
        <w:ind w:left="284" w:firstLine="0"/>
        <w:jc w:val="both"/>
        <w:rPr>
          <w:color w:val="ff0000"/>
        </w:rPr>
      </w:pPr>
      <w:r w:rsidDel="00000000" w:rsidR="00000000" w:rsidRPr="00000000">
        <w:rPr>
          <w:rtl w:val="0"/>
        </w:rPr>
      </w:r>
    </w:p>
    <w:p w:rsidR="00000000" w:rsidDel="00000000" w:rsidP="00000000" w:rsidRDefault="00000000" w:rsidRPr="00000000" w14:paraId="000000F5">
      <w:pPr>
        <w:spacing w:after="200" w:line="276" w:lineRule="auto"/>
        <w:rPr/>
      </w:pPr>
      <w:r w:rsidDel="00000000" w:rsidR="00000000" w:rsidRPr="00000000">
        <w:rPr>
          <w:rtl w:val="0"/>
        </w:rPr>
      </w:r>
    </w:p>
    <w:p w:rsidR="00000000" w:rsidDel="00000000" w:rsidP="00000000" w:rsidRDefault="00000000" w:rsidRPr="00000000" w14:paraId="000000F6">
      <w:pPr>
        <w:spacing w:after="200" w:line="276" w:lineRule="auto"/>
        <w:ind w:firstLine="720"/>
        <w:rPr/>
      </w:pPr>
      <w:r w:rsidDel="00000000" w:rsidR="00000000" w:rsidRPr="00000000">
        <w:rPr>
          <w:rtl w:val="0"/>
        </w:rPr>
        <w:t xml:space="preserve">El presente trabajo adopta un enfoque cuantitativo, explicativo y correlacional, con un diseño no experimental, longitudinal, retrospectivo y de datos de panel dinámico, adecuado para analizar relaciones de dependencia entre variables económicas y financieras a lo largo del período 1993–2025 sin intervención directa del investigador.</w:t>
      </w:r>
    </w:p>
    <w:p w:rsidR="00000000" w:rsidDel="00000000" w:rsidP="00000000" w:rsidRDefault="00000000" w:rsidRPr="00000000" w14:paraId="000000F7">
      <w:pPr>
        <w:spacing w:after="200" w:line="276" w:lineRule="auto"/>
        <w:ind w:firstLine="720"/>
        <w:rPr/>
      </w:pPr>
      <w:r w:rsidDel="00000000" w:rsidR="00000000" w:rsidRPr="00000000">
        <w:rPr>
          <w:rtl w:val="0"/>
        </w:rPr>
      </w:r>
    </w:p>
    <w:p w:rsidR="00000000" w:rsidDel="00000000" w:rsidP="00000000" w:rsidRDefault="00000000" w:rsidRPr="00000000" w14:paraId="000000F8">
      <w:pPr>
        <w:spacing w:after="200" w:line="276" w:lineRule="auto"/>
        <w:ind w:firstLine="720"/>
        <w:rPr/>
      </w:pPr>
      <w:r w:rsidDel="00000000" w:rsidR="00000000" w:rsidRPr="00000000">
        <w:rPr>
          <w:rtl w:val="0"/>
        </w:rPr>
        <w:t xml:space="preserve">La unidad de análisis está compuesta por bonos corporativos emitidos en moneda local (reales) por empresas brasileñas en el mercado doméstico. El análisis se realizará sobre una base de datos en panel estructurada a nivel de empresa y emisión, con observaciones trimestrales o mensuales, dependiendo de la disponibilidad de datos.</w:t>
      </w:r>
    </w:p>
    <w:p w:rsidR="00000000" w:rsidDel="00000000" w:rsidP="00000000" w:rsidRDefault="00000000" w:rsidRPr="00000000" w14:paraId="000000F9">
      <w:pPr>
        <w:spacing w:after="200" w:line="276" w:lineRule="auto"/>
        <w:ind w:firstLine="720"/>
        <w:rPr/>
      </w:pPr>
      <w:r w:rsidDel="00000000" w:rsidR="00000000" w:rsidRPr="00000000">
        <w:rPr>
          <w:rtl w:val="0"/>
        </w:rPr>
        <w:t xml:space="preserve">Variables principales:</w:t>
      </w:r>
    </w:p>
    <w:p w:rsidR="00000000" w:rsidDel="00000000" w:rsidP="00000000" w:rsidRDefault="00000000" w:rsidRPr="00000000" w14:paraId="000000FA">
      <w:pPr>
        <w:numPr>
          <w:ilvl w:val="0"/>
          <w:numId w:val="13"/>
        </w:numPr>
        <w:spacing w:after="0" w:afterAutospacing="0" w:line="276" w:lineRule="auto"/>
        <w:ind w:left="1440" w:hanging="360"/>
        <w:rPr>
          <w:u w:val="none"/>
        </w:rPr>
      </w:pPr>
      <w:r w:rsidDel="00000000" w:rsidR="00000000" w:rsidRPr="00000000">
        <w:rPr>
          <w:rtl w:val="0"/>
        </w:rPr>
        <w:t xml:space="preserve">Dependiente:</w:t>
      </w:r>
    </w:p>
    <w:p w:rsidR="00000000" w:rsidDel="00000000" w:rsidP="00000000" w:rsidRDefault="00000000" w:rsidRPr="00000000" w14:paraId="000000FB">
      <w:pPr>
        <w:numPr>
          <w:ilvl w:val="1"/>
          <w:numId w:val="13"/>
        </w:numPr>
        <w:spacing w:after="0" w:afterAutospacing="0" w:line="276" w:lineRule="auto"/>
        <w:ind w:left="2160" w:hanging="360"/>
        <w:rPr>
          <w:u w:val="none"/>
        </w:rPr>
      </w:pPr>
      <w:r w:rsidDel="00000000" w:rsidR="00000000" w:rsidRPr="00000000">
        <w:rPr>
          <w:rtl w:val="0"/>
        </w:rPr>
        <w:t xml:space="preserve">Spread de deuda corporativa en reales (por emisión o promedio ponderado).</w:t>
      </w:r>
    </w:p>
    <w:p w:rsidR="00000000" w:rsidDel="00000000" w:rsidP="00000000" w:rsidRDefault="00000000" w:rsidRPr="00000000" w14:paraId="000000FC">
      <w:pPr>
        <w:numPr>
          <w:ilvl w:val="0"/>
          <w:numId w:val="13"/>
        </w:numPr>
        <w:spacing w:after="0" w:afterAutospacing="0" w:line="276" w:lineRule="auto"/>
        <w:ind w:left="1440" w:hanging="360"/>
        <w:rPr>
          <w:u w:val="none"/>
        </w:rPr>
      </w:pPr>
      <w:r w:rsidDel="00000000" w:rsidR="00000000" w:rsidRPr="00000000">
        <w:rPr>
          <w:rtl w:val="0"/>
        </w:rPr>
        <w:t xml:space="preserve">Explicativas:</w:t>
      </w:r>
    </w:p>
    <w:p w:rsidR="00000000" w:rsidDel="00000000" w:rsidP="00000000" w:rsidRDefault="00000000" w:rsidRPr="00000000" w14:paraId="000000FD">
      <w:pPr>
        <w:numPr>
          <w:ilvl w:val="1"/>
          <w:numId w:val="13"/>
        </w:numPr>
        <w:spacing w:after="0" w:afterAutospacing="0" w:line="276" w:lineRule="auto"/>
        <w:ind w:left="2160" w:hanging="360"/>
        <w:rPr>
          <w:u w:val="none"/>
        </w:rPr>
      </w:pPr>
      <w:r w:rsidDel="00000000" w:rsidR="00000000" w:rsidRPr="00000000">
        <w:rPr>
          <w:rtl w:val="0"/>
        </w:rPr>
        <w:t xml:space="preserve">Spread soberano (EMBI+)</w:t>
      </w:r>
    </w:p>
    <w:p w:rsidR="00000000" w:rsidDel="00000000" w:rsidP="00000000" w:rsidRDefault="00000000" w:rsidRPr="00000000" w14:paraId="000000FE">
      <w:pPr>
        <w:numPr>
          <w:ilvl w:val="1"/>
          <w:numId w:val="13"/>
        </w:numPr>
        <w:spacing w:after="0" w:afterAutospacing="0" w:line="276" w:lineRule="auto"/>
        <w:ind w:left="2160" w:hanging="360"/>
        <w:rPr>
          <w:u w:val="none"/>
        </w:rPr>
      </w:pPr>
      <w:r w:rsidDel="00000000" w:rsidR="00000000" w:rsidRPr="00000000">
        <w:rPr>
          <w:rtl w:val="0"/>
        </w:rPr>
        <w:t xml:space="preserve">Índice VIX (aversión global al riesgo)</w:t>
      </w:r>
    </w:p>
    <w:p w:rsidR="00000000" w:rsidDel="00000000" w:rsidP="00000000" w:rsidRDefault="00000000" w:rsidRPr="00000000" w14:paraId="000000FF">
      <w:pPr>
        <w:numPr>
          <w:ilvl w:val="1"/>
          <w:numId w:val="13"/>
        </w:numPr>
        <w:spacing w:after="0" w:afterAutospacing="0" w:line="276" w:lineRule="auto"/>
        <w:ind w:left="2160" w:hanging="360"/>
        <w:rPr>
          <w:u w:val="none"/>
        </w:rPr>
      </w:pPr>
      <w:r w:rsidDel="00000000" w:rsidR="00000000" w:rsidRPr="00000000">
        <w:rPr>
          <w:rtl w:val="0"/>
        </w:rPr>
        <w:t xml:space="preserve">Tasas de interés internacionales (e.g. Fed Funds Rate)</w:t>
      </w:r>
    </w:p>
    <w:p w:rsidR="00000000" w:rsidDel="00000000" w:rsidP="00000000" w:rsidRDefault="00000000" w:rsidRPr="00000000" w14:paraId="00000100">
      <w:pPr>
        <w:numPr>
          <w:ilvl w:val="1"/>
          <w:numId w:val="13"/>
        </w:numPr>
        <w:spacing w:after="0" w:afterAutospacing="0" w:line="276" w:lineRule="auto"/>
        <w:ind w:left="2160" w:hanging="360"/>
        <w:rPr>
          <w:u w:val="none"/>
        </w:rPr>
      </w:pPr>
      <w:r w:rsidDel="00000000" w:rsidR="00000000" w:rsidRPr="00000000">
        <w:rPr>
          <w:rtl w:val="0"/>
        </w:rPr>
        <w:t xml:space="preserve">Características del bono: madurez, tamaño de emisión, tipo de instrumento</w:t>
      </w:r>
    </w:p>
    <w:p w:rsidR="00000000" w:rsidDel="00000000" w:rsidP="00000000" w:rsidRDefault="00000000" w:rsidRPr="00000000" w14:paraId="00000101">
      <w:pPr>
        <w:numPr>
          <w:ilvl w:val="1"/>
          <w:numId w:val="13"/>
        </w:numPr>
        <w:spacing w:after="200" w:line="276" w:lineRule="auto"/>
        <w:ind w:left="2160" w:hanging="360"/>
        <w:rPr>
          <w:u w:val="none"/>
        </w:rPr>
      </w:pPr>
      <w:r w:rsidDel="00000000" w:rsidR="00000000" w:rsidRPr="00000000">
        <w:rPr>
          <w:rtl w:val="0"/>
        </w:rPr>
        <w:t xml:space="preserve">Características de la empresa: apalancamiento, liquidez, tamaño (activos), sector económico</w:t>
      </w:r>
    </w:p>
    <w:p w:rsidR="00000000" w:rsidDel="00000000" w:rsidP="00000000" w:rsidRDefault="00000000" w:rsidRPr="00000000" w14:paraId="00000102">
      <w:pPr>
        <w:spacing w:after="200" w:line="276" w:lineRule="auto"/>
        <w:ind w:firstLine="720"/>
        <w:rPr/>
      </w:pPr>
      <w:r w:rsidDel="00000000" w:rsidR="00000000" w:rsidRPr="00000000">
        <w:rPr>
          <w:rtl w:val="0"/>
        </w:rPr>
        <w:t xml:space="preserve">Las variables macroeconómicas locales (tipo de cambio, inflación, crecimiento del PIB, deuda pública) están parcialmente incorporadas en el spread soberano y por lo tanto no se incluirán de forma redundante.</w:t>
      </w:r>
    </w:p>
    <w:p w:rsidR="00000000" w:rsidDel="00000000" w:rsidP="00000000" w:rsidRDefault="00000000" w:rsidRPr="00000000" w14:paraId="00000103">
      <w:pPr>
        <w:spacing w:after="200" w:line="276" w:lineRule="auto"/>
        <w:ind w:firstLine="720"/>
        <w:rPr/>
      </w:pPr>
      <w:r w:rsidDel="00000000" w:rsidR="00000000" w:rsidRPr="00000000">
        <w:rPr>
          <w:rtl w:val="0"/>
        </w:rPr>
        <w:t xml:space="preserve">Fuentes de datos secundarias:</w:t>
      </w:r>
    </w:p>
    <w:p w:rsidR="00000000" w:rsidDel="00000000" w:rsidP="00000000" w:rsidRDefault="00000000" w:rsidRPr="00000000" w14:paraId="00000104">
      <w:pPr>
        <w:numPr>
          <w:ilvl w:val="0"/>
          <w:numId w:val="4"/>
        </w:numPr>
        <w:spacing w:after="0" w:afterAutospacing="0" w:line="276" w:lineRule="auto"/>
        <w:ind w:left="1440" w:hanging="360"/>
        <w:rPr>
          <w:u w:val="none"/>
        </w:rPr>
      </w:pPr>
      <w:r w:rsidDel="00000000" w:rsidR="00000000" w:rsidRPr="00000000">
        <w:rPr>
          <w:rtl w:val="0"/>
        </w:rPr>
        <w:t xml:space="preserve">Banco Central de Brasil (BCB)</w:t>
      </w:r>
    </w:p>
    <w:p w:rsidR="00000000" w:rsidDel="00000000" w:rsidP="00000000" w:rsidRDefault="00000000" w:rsidRPr="00000000" w14:paraId="00000105">
      <w:pPr>
        <w:numPr>
          <w:ilvl w:val="0"/>
          <w:numId w:val="4"/>
        </w:numPr>
        <w:spacing w:after="0" w:afterAutospacing="0" w:line="276" w:lineRule="auto"/>
        <w:ind w:left="1440" w:hanging="360"/>
        <w:rPr>
          <w:u w:val="none"/>
        </w:rPr>
      </w:pPr>
      <w:r w:rsidDel="00000000" w:rsidR="00000000" w:rsidRPr="00000000">
        <w:rPr>
          <w:rtl w:val="0"/>
        </w:rPr>
        <w:t xml:space="preserve">Bloomberg (emisiones, spreads, datos financieros)</w:t>
      </w:r>
    </w:p>
    <w:p w:rsidR="00000000" w:rsidDel="00000000" w:rsidP="00000000" w:rsidRDefault="00000000" w:rsidRPr="00000000" w14:paraId="00000106">
      <w:pPr>
        <w:numPr>
          <w:ilvl w:val="0"/>
          <w:numId w:val="4"/>
        </w:numPr>
        <w:spacing w:after="0" w:afterAutospacing="0" w:line="276" w:lineRule="auto"/>
        <w:ind w:left="1440" w:hanging="360"/>
        <w:rPr>
          <w:u w:val="none"/>
        </w:rPr>
      </w:pPr>
      <w:r w:rsidDel="00000000" w:rsidR="00000000" w:rsidRPr="00000000">
        <w:rPr>
          <w:rtl w:val="0"/>
        </w:rPr>
        <w:t xml:space="preserve">JP Morgan (EMBI+)</w:t>
      </w:r>
    </w:p>
    <w:p w:rsidR="00000000" w:rsidDel="00000000" w:rsidP="00000000" w:rsidRDefault="00000000" w:rsidRPr="00000000" w14:paraId="00000107">
      <w:pPr>
        <w:numPr>
          <w:ilvl w:val="0"/>
          <w:numId w:val="4"/>
        </w:numPr>
        <w:spacing w:after="200" w:line="276" w:lineRule="auto"/>
        <w:ind w:left="1440" w:hanging="360"/>
        <w:rPr>
          <w:u w:val="none"/>
        </w:rPr>
      </w:pPr>
      <w:r w:rsidDel="00000000" w:rsidR="00000000" w:rsidRPr="00000000">
        <w:rPr>
          <w:rtl w:val="0"/>
        </w:rPr>
        <w:t xml:space="preserve">FMI, BIS, World Bank, IBGE, Datastream</w:t>
      </w:r>
    </w:p>
    <w:p w:rsidR="00000000" w:rsidDel="00000000" w:rsidP="00000000" w:rsidRDefault="00000000" w:rsidRPr="00000000" w14:paraId="00000108">
      <w:pPr>
        <w:spacing w:after="200" w:line="276" w:lineRule="auto"/>
        <w:ind w:firstLine="720"/>
        <w:rPr/>
      </w:pPr>
      <w:r w:rsidDel="00000000" w:rsidR="00000000" w:rsidRPr="00000000">
        <w:rPr>
          <w:rtl w:val="0"/>
        </w:rPr>
      </w:r>
    </w:p>
    <w:p w:rsidR="00000000" w:rsidDel="00000000" w:rsidP="00000000" w:rsidRDefault="00000000" w:rsidRPr="00000000" w14:paraId="00000109">
      <w:pPr>
        <w:spacing w:after="200" w:line="276" w:lineRule="auto"/>
        <w:ind w:firstLine="720"/>
        <w:rPr/>
      </w:pPr>
      <w:r w:rsidDel="00000000" w:rsidR="00000000" w:rsidRPr="00000000">
        <w:rPr>
          <w:rtl w:val="0"/>
        </w:rPr>
        <w:t xml:space="preserve">Técnicas de análisis:</w:t>
      </w:r>
    </w:p>
    <w:p w:rsidR="00000000" w:rsidDel="00000000" w:rsidP="00000000" w:rsidRDefault="00000000" w:rsidRPr="00000000" w14:paraId="0000010A">
      <w:pPr>
        <w:numPr>
          <w:ilvl w:val="0"/>
          <w:numId w:val="1"/>
        </w:numPr>
        <w:spacing w:after="0" w:afterAutospacing="0" w:line="276" w:lineRule="auto"/>
        <w:ind w:left="1440" w:hanging="360"/>
        <w:rPr>
          <w:u w:val="none"/>
        </w:rPr>
      </w:pPr>
      <w:r w:rsidDel="00000000" w:rsidR="00000000" w:rsidRPr="00000000">
        <w:rPr>
          <w:rtl w:val="0"/>
        </w:rPr>
        <w:t xml:space="preserve">Pruebas de raíces unitarias para panel (Levin-Lin-Chu, Im-Pesaran-Shin)</w:t>
      </w:r>
    </w:p>
    <w:p w:rsidR="00000000" w:rsidDel="00000000" w:rsidP="00000000" w:rsidRDefault="00000000" w:rsidRPr="00000000" w14:paraId="0000010B">
      <w:pPr>
        <w:numPr>
          <w:ilvl w:val="0"/>
          <w:numId w:val="1"/>
        </w:numPr>
        <w:spacing w:after="0" w:afterAutospacing="0" w:line="276" w:lineRule="auto"/>
        <w:ind w:left="1440" w:hanging="360"/>
        <w:rPr>
          <w:u w:val="none"/>
        </w:rPr>
      </w:pPr>
      <w:r w:rsidDel="00000000" w:rsidR="00000000" w:rsidRPr="00000000">
        <w:rPr>
          <w:rtl w:val="0"/>
        </w:rPr>
        <w:t xml:space="preserve">Pruebas de cointegración (Pedroni, Kao, Johansen)</w:t>
      </w:r>
    </w:p>
    <w:p w:rsidR="00000000" w:rsidDel="00000000" w:rsidP="00000000" w:rsidRDefault="00000000" w:rsidRPr="00000000" w14:paraId="0000010C">
      <w:pPr>
        <w:numPr>
          <w:ilvl w:val="0"/>
          <w:numId w:val="1"/>
        </w:numPr>
        <w:spacing w:after="0" w:afterAutospacing="0" w:line="276" w:lineRule="auto"/>
        <w:ind w:left="1440" w:hanging="360"/>
        <w:rPr>
          <w:u w:val="none"/>
        </w:rPr>
      </w:pPr>
      <w:r w:rsidDel="00000000" w:rsidR="00000000" w:rsidRPr="00000000">
        <w:rPr>
          <w:rtl w:val="0"/>
        </w:rPr>
        <w:t xml:space="preserve">Estimación de modelos VAR/VECM para panel dinámico</w:t>
      </w:r>
    </w:p>
    <w:p w:rsidR="00000000" w:rsidDel="00000000" w:rsidP="00000000" w:rsidRDefault="00000000" w:rsidRPr="00000000" w14:paraId="0000010D">
      <w:pPr>
        <w:numPr>
          <w:ilvl w:val="0"/>
          <w:numId w:val="1"/>
        </w:numPr>
        <w:spacing w:after="0" w:afterAutospacing="0" w:line="276" w:lineRule="auto"/>
        <w:ind w:left="1440" w:hanging="360"/>
        <w:rPr>
          <w:u w:val="none"/>
        </w:rPr>
      </w:pPr>
      <w:r w:rsidDel="00000000" w:rsidR="00000000" w:rsidRPr="00000000">
        <w:rPr>
          <w:rtl w:val="0"/>
        </w:rPr>
        <w:t xml:space="preserve">Análisis de causalidad de Granger</w:t>
      </w:r>
    </w:p>
    <w:p w:rsidR="00000000" w:rsidDel="00000000" w:rsidP="00000000" w:rsidRDefault="00000000" w:rsidRPr="00000000" w14:paraId="0000010E">
      <w:pPr>
        <w:numPr>
          <w:ilvl w:val="0"/>
          <w:numId w:val="1"/>
        </w:numPr>
        <w:spacing w:after="0" w:afterAutospacing="0" w:line="276" w:lineRule="auto"/>
        <w:ind w:left="1440" w:hanging="360"/>
        <w:rPr>
          <w:u w:val="none"/>
        </w:rPr>
      </w:pPr>
      <w:r w:rsidDel="00000000" w:rsidR="00000000" w:rsidRPr="00000000">
        <w:rPr>
          <w:rtl w:val="0"/>
        </w:rPr>
        <w:t xml:space="preserve">Funciones de impulso-respuesta (IRF)</w:t>
      </w:r>
    </w:p>
    <w:p w:rsidR="00000000" w:rsidDel="00000000" w:rsidP="00000000" w:rsidRDefault="00000000" w:rsidRPr="00000000" w14:paraId="0000010F">
      <w:pPr>
        <w:numPr>
          <w:ilvl w:val="0"/>
          <w:numId w:val="1"/>
        </w:numPr>
        <w:spacing w:after="0" w:afterAutospacing="0" w:line="276" w:lineRule="auto"/>
        <w:ind w:left="1440" w:hanging="360"/>
        <w:rPr>
          <w:u w:val="none"/>
        </w:rPr>
      </w:pPr>
      <w:r w:rsidDel="00000000" w:rsidR="00000000" w:rsidRPr="00000000">
        <w:rPr>
          <w:rtl w:val="0"/>
        </w:rPr>
        <w:t xml:space="preserve">Descomposición de varianza del error de pronóstico (FEVD)</w:t>
      </w:r>
    </w:p>
    <w:p w:rsidR="00000000" w:rsidDel="00000000" w:rsidP="00000000" w:rsidRDefault="00000000" w:rsidRPr="00000000" w14:paraId="00000110">
      <w:pPr>
        <w:numPr>
          <w:ilvl w:val="0"/>
          <w:numId w:val="1"/>
        </w:numPr>
        <w:spacing w:after="200" w:line="276" w:lineRule="auto"/>
        <w:ind w:left="1440" w:hanging="360"/>
        <w:rPr>
          <w:u w:val="none"/>
        </w:rPr>
      </w:pPr>
      <w:r w:rsidDel="00000000" w:rsidR="00000000" w:rsidRPr="00000000">
        <w:rPr>
          <w:rtl w:val="0"/>
        </w:rPr>
        <w:t xml:space="preserve">Análisis de robustez con estimadores alternativos y escenarios contrafactuales</w:t>
      </w:r>
    </w:p>
    <w:p w:rsidR="00000000" w:rsidDel="00000000" w:rsidP="00000000" w:rsidRDefault="00000000" w:rsidRPr="00000000" w14:paraId="00000111">
      <w:pPr>
        <w:spacing w:after="200" w:line="276" w:lineRule="auto"/>
        <w:ind w:firstLine="720"/>
        <w:rPr/>
      </w:pPr>
      <w:r w:rsidDel="00000000" w:rsidR="00000000" w:rsidRPr="00000000">
        <w:rPr>
          <w:rtl w:val="0"/>
        </w:rPr>
      </w:r>
    </w:p>
    <w:p w:rsidR="00000000" w:rsidDel="00000000" w:rsidP="00000000" w:rsidRDefault="00000000" w:rsidRPr="00000000" w14:paraId="00000112">
      <w:pPr>
        <w:spacing w:after="200" w:line="276" w:lineRule="auto"/>
        <w:ind w:firstLine="720"/>
        <w:rPr/>
      </w:pPr>
      <w:r w:rsidDel="00000000" w:rsidR="00000000" w:rsidRPr="00000000">
        <w:rPr>
          <w:rtl w:val="0"/>
        </w:rPr>
        <w:t xml:space="preserve">El trabajo se apoyará en software especializado como STATA, EViews y R para el tratamiento estadístico y la estimación de modelos.</w:t>
      </w:r>
    </w:p>
    <w:p w:rsidR="00000000" w:rsidDel="00000000" w:rsidP="00000000" w:rsidRDefault="00000000" w:rsidRPr="00000000" w14:paraId="00000113">
      <w:pPr>
        <w:spacing w:after="200" w:line="276" w:lineRule="auto"/>
        <w:ind w:firstLine="720"/>
        <w:rPr/>
      </w:pPr>
      <w:r w:rsidDel="00000000" w:rsidR="00000000" w:rsidRPr="00000000">
        <w:rPr>
          <w:rtl w:val="0"/>
        </w:rPr>
        <w:t xml:space="preserve">Este enfoque metodológico busca garantizar la rigurosidad empírica del análisis, permitiendo evaluar de forma sistemática la influencia de distintos factores en la evolución de los spreads corporativos en Brasil, y ofrecer insumos relevantes tanto para la investigación académica como para el diseño de políticas financieras sólidas.</w:t>
      </w:r>
    </w:p>
    <w:p w:rsidR="00000000" w:rsidDel="00000000" w:rsidP="00000000" w:rsidRDefault="00000000" w:rsidRPr="00000000" w14:paraId="00000114">
      <w:pPr>
        <w:spacing w:after="200" w:line="276" w:lineRule="auto"/>
        <w:ind w:firstLine="720"/>
        <w:rPr/>
      </w:pPr>
      <w:r w:rsidDel="00000000" w:rsidR="00000000" w:rsidRPr="00000000">
        <w:rPr>
          <w:rtl w:val="0"/>
        </w:rPr>
        <w:t xml:space="preserve">A continuación, se presenta una tabla resumen metodológica por objetivo específico:</w:t>
      </w:r>
    </w:p>
    <w:tbl>
      <w:tblPr>
        <w:tblStyle w:val="Table2"/>
        <w:tblW w:w="87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55"/>
        <w:gridCol w:w="1455"/>
        <w:gridCol w:w="1635"/>
        <w:gridCol w:w="1710"/>
        <w:gridCol w:w="1905"/>
        <w:tblGridChange w:id="0">
          <w:tblGrid>
            <w:gridCol w:w="2055"/>
            <w:gridCol w:w="1455"/>
            <w:gridCol w:w="1635"/>
            <w:gridCol w:w="1710"/>
            <w:gridCol w:w="1905"/>
          </w:tblGrid>
        </w:tblGridChange>
      </w:tblGrid>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spacing w:after="240" w:before="240" w:line="276" w:lineRule="auto"/>
              <w:jc w:val="center"/>
              <w:rPr>
                <w:b w:val="1"/>
              </w:rPr>
            </w:pPr>
            <w:r w:rsidDel="00000000" w:rsidR="00000000" w:rsidRPr="00000000">
              <w:rPr>
                <w:b w:val="1"/>
                <w:rtl w:val="0"/>
              </w:rPr>
              <w:t xml:space="preserve">Objetivo específico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spacing w:after="240" w:before="240" w:line="276" w:lineRule="auto"/>
              <w:jc w:val="center"/>
              <w:rPr>
                <w:b w:val="1"/>
              </w:rPr>
            </w:pPr>
            <w:r w:rsidDel="00000000" w:rsidR="00000000" w:rsidRPr="00000000">
              <w:rPr>
                <w:b w:val="1"/>
                <w:rtl w:val="0"/>
              </w:rPr>
              <w:t xml:space="preserve">Fuente secundaria de datos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spacing w:after="240" w:before="240" w:line="276" w:lineRule="auto"/>
              <w:jc w:val="center"/>
              <w:rPr>
                <w:b w:val="1"/>
              </w:rPr>
            </w:pPr>
            <w:r w:rsidDel="00000000" w:rsidR="00000000" w:rsidRPr="00000000">
              <w:rPr>
                <w:b w:val="1"/>
                <w:rtl w:val="0"/>
              </w:rPr>
              <w:t xml:space="preserve">Fuente primaria / Instrumento de recolección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spacing w:after="240" w:before="240" w:line="276" w:lineRule="auto"/>
              <w:jc w:val="center"/>
              <w:rPr>
                <w:b w:val="1"/>
              </w:rPr>
            </w:pPr>
            <w:r w:rsidDel="00000000" w:rsidR="00000000" w:rsidRPr="00000000">
              <w:rPr>
                <w:b w:val="1"/>
                <w:rtl w:val="0"/>
              </w:rPr>
              <w:t xml:space="preserve">Población / muestra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spacing w:after="240" w:before="240" w:line="276" w:lineRule="auto"/>
              <w:jc w:val="center"/>
              <w:rPr>
                <w:b w:val="1"/>
              </w:rPr>
            </w:pPr>
            <w:r w:rsidDel="00000000" w:rsidR="00000000" w:rsidRPr="00000000">
              <w:rPr>
                <w:b w:val="1"/>
                <w:rtl w:val="0"/>
              </w:rPr>
              <w:t xml:space="preserve">Técnicas de procesamiento</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spacing w:after="240" w:before="240" w:line="276" w:lineRule="auto"/>
              <w:rPr/>
            </w:pPr>
            <w:r w:rsidDel="00000000" w:rsidR="00000000" w:rsidRPr="00000000">
              <w:rPr>
                <w:rtl w:val="0"/>
              </w:rPr>
              <w:t xml:space="preserve">Estimar un modelo VECM para spreads y determinantes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spacing w:after="240" w:before="240" w:line="276" w:lineRule="auto"/>
              <w:rPr/>
            </w:pPr>
            <w:r w:rsidDel="00000000" w:rsidR="00000000" w:rsidRPr="00000000">
              <w:rPr>
                <w:rtl w:val="0"/>
              </w:rPr>
              <w:t xml:space="preserve">BCB, Bloomberg, EMBI+, VIX, FMI, BIS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spacing w:after="240" w:before="240" w:line="276" w:lineRule="auto"/>
              <w:rPr/>
            </w:pPr>
            <w:r w:rsidDel="00000000" w:rsidR="00000000" w:rsidRPr="00000000">
              <w:rPr>
                <w:rtl w:val="0"/>
              </w:rPr>
              <w:t xml:space="preserve">Bloomberg, IMF, BCB</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spacing w:after="240" w:before="240" w:line="276" w:lineRule="auto"/>
              <w:rPr/>
            </w:pPr>
            <w:r w:rsidDel="00000000" w:rsidR="00000000" w:rsidRPr="00000000">
              <w:rPr>
                <w:rtl w:val="0"/>
              </w:rPr>
              <w:t xml:space="preserve">Panel de bonos emitidos en reales (1993–2025)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spacing w:after="240" w:before="240" w:line="276" w:lineRule="auto"/>
              <w:rPr/>
            </w:pPr>
            <w:r w:rsidDel="00000000" w:rsidR="00000000" w:rsidRPr="00000000">
              <w:rPr>
                <w:rtl w:val="0"/>
              </w:rPr>
              <w:t xml:space="preserve">Pruebas de raíz unitaria para panel, cointegración, VECM</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spacing w:after="240" w:before="240" w:line="276" w:lineRule="auto"/>
              <w:rPr/>
            </w:pPr>
            <w:r w:rsidDel="00000000" w:rsidR="00000000" w:rsidRPr="00000000">
              <w:rPr>
                <w:rtl w:val="0"/>
              </w:rPr>
              <w:t xml:space="preserve">Explorar relación entre spread soberano y corporativo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spacing w:after="240" w:before="240" w:line="276" w:lineRule="auto"/>
              <w:rPr/>
            </w:pPr>
            <w:r w:rsidDel="00000000" w:rsidR="00000000" w:rsidRPr="00000000">
              <w:rPr>
                <w:rtl w:val="0"/>
              </w:rPr>
              <w:t xml:space="preserve">Bloomberg, EMBI+, emisiones primarias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spacing w:after="240" w:before="240" w:line="276" w:lineRule="auto"/>
              <w:rPr/>
            </w:pPr>
            <w:r w:rsidDel="00000000" w:rsidR="00000000" w:rsidRPr="00000000">
              <w:rPr>
                <w:rtl w:val="0"/>
              </w:rPr>
              <w:t xml:space="preserve">Bloomberg, BCB</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spacing w:after="240" w:before="240" w:line="276" w:lineRule="auto"/>
              <w:rPr/>
            </w:pPr>
            <w:r w:rsidDel="00000000" w:rsidR="00000000" w:rsidRPr="00000000">
              <w:rPr>
                <w:rtl w:val="0"/>
              </w:rPr>
              <w:t xml:space="preserve">Panel de bonos con EMBI y datos específicos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spacing w:after="240" w:before="240" w:line="276" w:lineRule="auto"/>
              <w:rPr/>
            </w:pPr>
            <w:r w:rsidDel="00000000" w:rsidR="00000000" w:rsidRPr="00000000">
              <w:rPr>
                <w:rtl w:val="0"/>
              </w:rPr>
              <w:t xml:space="preserve">Causalidad de Granger / VECM estructural</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spacing w:after="240" w:before="240" w:line="276" w:lineRule="auto"/>
              <w:rPr/>
            </w:pPr>
            <w:r w:rsidDel="00000000" w:rsidR="00000000" w:rsidRPr="00000000">
              <w:rPr>
                <w:rtl w:val="0"/>
              </w:rPr>
              <w:t xml:space="preserve">Evaluar impacto de shocks globales sobre spreads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spacing w:after="240" w:before="240" w:line="276" w:lineRule="auto"/>
              <w:rPr/>
            </w:pPr>
            <w:r w:rsidDel="00000000" w:rsidR="00000000" w:rsidRPr="00000000">
              <w:rPr>
                <w:rtl w:val="0"/>
              </w:rPr>
              <w:t xml:space="preserve">VIX, tasas Fed, Bloomberg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spacing w:after="240" w:before="240" w:line="276" w:lineRule="auto"/>
              <w:rPr/>
            </w:pPr>
            <w:r w:rsidDel="00000000" w:rsidR="00000000" w:rsidRPr="00000000">
              <w:rPr>
                <w:rtl w:val="0"/>
              </w:rPr>
              <w:t xml:space="preserve">Bloomberg, IMF, BIS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spacing w:after="240" w:before="240" w:line="276" w:lineRule="auto"/>
              <w:rPr/>
            </w:pPr>
            <w:r w:rsidDel="00000000" w:rsidR="00000000" w:rsidRPr="00000000">
              <w:rPr>
                <w:rtl w:val="0"/>
              </w:rPr>
              <w:t xml:space="preserve">Spreads corporativos por emisión vs. contexto global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spacing w:after="240" w:before="240" w:line="276" w:lineRule="auto"/>
              <w:rPr/>
            </w:pPr>
            <w:r w:rsidDel="00000000" w:rsidR="00000000" w:rsidRPr="00000000">
              <w:rPr>
                <w:rtl w:val="0"/>
              </w:rPr>
              <w:t xml:space="preserve">IRF / FEVD / escenarios</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spacing w:after="240" w:before="240" w:line="276" w:lineRule="auto"/>
              <w:rPr/>
            </w:pPr>
            <w:r w:rsidDel="00000000" w:rsidR="00000000" w:rsidRPr="00000000">
              <w:rPr>
                <w:rtl w:val="0"/>
              </w:rPr>
              <w:t xml:space="preserve">Medir impacto de variables firm- y bond-specific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spacing w:after="240" w:before="240" w:line="276" w:lineRule="auto"/>
              <w:rPr/>
            </w:pPr>
            <w:r w:rsidDel="00000000" w:rsidR="00000000" w:rsidRPr="00000000">
              <w:rPr>
                <w:rtl w:val="0"/>
              </w:rPr>
              <w:t xml:space="preserve">Bloomberg, bases de datos financieras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B">
            <w:pPr>
              <w:spacing w:after="240" w:before="240" w:line="276" w:lineRule="auto"/>
              <w:rPr/>
            </w:pPr>
            <w:r w:rsidDel="00000000" w:rsidR="00000000" w:rsidRPr="00000000">
              <w:rPr>
                <w:rtl w:val="0"/>
              </w:rPr>
              <w:t xml:space="preserve">Bloomberg, BCB, informes contables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C">
            <w:pPr>
              <w:spacing w:after="240" w:before="240" w:line="276" w:lineRule="auto"/>
              <w:rPr/>
            </w:pPr>
            <w:r w:rsidDel="00000000" w:rsidR="00000000" w:rsidRPr="00000000">
              <w:rPr>
                <w:rtl w:val="0"/>
              </w:rPr>
              <w:t xml:space="preserve">Emisiones individuales con datos empresariales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D">
            <w:pPr>
              <w:spacing w:after="240" w:before="240" w:line="276" w:lineRule="auto"/>
              <w:rPr/>
            </w:pPr>
            <w:r w:rsidDel="00000000" w:rsidR="00000000" w:rsidRPr="00000000">
              <w:rPr>
                <w:rtl w:val="0"/>
              </w:rPr>
              <w:t xml:space="preserve">Panel dinámico / VECM con controles</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E">
            <w:pPr>
              <w:spacing w:after="240" w:before="240" w:line="276" w:lineRule="auto"/>
              <w:rPr/>
            </w:pPr>
            <w:r w:rsidDel="00000000" w:rsidR="00000000" w:rsidRPr="00000000">
              <w:rPr>
                <w:rtl w:val="0"/>
              </w:rPr>
              <w:t xml:space="preserve">Formular recomendaciones para emisiones resilientes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F">
            <w:pPr>
              <w:spacing w:after="240" w:before="240" w:line="276" w:lineRule="auto"/>
              <w:rPr/>
            </w:pPr>
            <w:r w:rsidDel="00000000" w:rsidR="00000000" w:rsidRPr="00000000">
              <w:rPr>
                <w:rtl w:val="0"/>
              </w:rPr>
              <w:t xml:space="preserve">Literatura técnica, datos históricos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0">
            <w:pPr>
              <w:spacing w:after="240" w:before="240" w:line="276" w:lineRule="auto"/>
              <w:rPr/>
            </w:pPr>
            <w:r w:rsidDel="00000000" w:rsidR="00000000" w:rsidRPr="00000000">
              <w:rPr>
                <w:rtl w:val="0"/>
              </w:rPr>
              <w:t xml:space="preserve">Bloomberg, IMF, BIS, regulación brasileña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1">
            <w:pPr>
              <w:spacing w:after="240" w:before="240" w:line="276" w:lineRule="auto"/>
              <w:rPr/>
            </w:pPr>
            <w:r w:rsidDel="00000000" w:rsidR="00000000" w:rsidRPr="00000000">
              <w:rPr>
                <w:rtl w:val="0"/>
              </w:rPr>
              <w:t xml:space="preserve">Bonos emitidos bajo distintas condiciones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2">
            <w:pPr>
              <w:spacing w:after="240" w:before="240" w:line="276" w:lineRule="auto"/>
              <w:rPr/>
            </w:pPr>
            <w:r w:rsidDel="00000000" w:rsidR="00000000" w:rsidRPr="00000000">
              <w:rPr>
                <w:rtl w:val="0"/>
              </w:rPr>
              <w:t xml:space="preserve">Revisión de casos / análisis de contexto regulatorio</w:t>
            </w:r>
          </w:p>
        </w:tc>
      </w:tr>
    </w:tbl>
    <w:p w:rsidR="00000000" w:rsidDel="00000000" w:rsidP="00000000" w:rsidRDefault="00000000" w:rsidRPr="00000000" w14:paraId="00000133">
      <w:pPr>
        <w:spacing w:after="200" w:line="276" w:lineRule="auto"/>
        <w:rPr/>
      </w:pPr>
      <w:r w:rsidDel="00000000" w:rsidR="00000000" w:rsidRPr="00000000">
        <w:rPr>
          <w:rtl w:val="0"/>
        </w:rPr>
      </w:r>
    </w:p>
    <w:p w:rsidR="00000000" w:rsidDel="00000000" w:rsidP="00000000" w:rsidRDefault="00000000" w:rsidRPr="00000000" w14:paraId="00000134">
      <w:pPr>
        <w:spacing w:after="200" w:line="276" w:lineRule="auto"/>
        <w:ind w:firstLine="720"/>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t xml:space="preserve">Este diseño metodológico permite evaluar de forma rigurosa, empírica y robusta las relaciones dinámicas entre los spreads corporativos y sus determinantes globales, soberanos e idiosincráticos, con una cobertura temporal extensa y una estructura de datos de panel que refleja la heterogeneidad del mercado brasileño de deuda en moneda local.</w:t>
      </w: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Cronograma</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Se presentará un cuadro de doble entrada en el que se especificarán en las filas las actividades a realizar y en las columnas los períodos de tiempo (diagrama de Gantt.).</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tbl>
      <w:tblPr>
        <w:tblStyle w:val="Table3"/>
        <w:tblW w:w="8787.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1005"/>
        <w:gridCol w:w="538"/>
        <w:gridCol w:w="537"/>
        <w:gridCol w:w="537"/>
        <w:gridCol w:w="537"/>
        <w:gridCol w:w="537"/>
        <w:gridCol w:w="537"/>
        <w:gridCol w:w="537"/>
        <w:gridCol w:w="537"/>
        <w:gridCol w:w="539"/>
        <w:gridCol w:w="539"/>
        <w:gridCol w:w="456"/>
        <w:tblGridChange w:id="0">
          <w:tblGrid>
            <w:gridCol w:w="1951"/>
            <w:gridCol w:w="1005"/>
            <w:gridCol w:w="538"/>
            <w:gridCol w:w="537"/>
            <w:gridCol w:w="537"/>
            <w:gridCol w:w="537"/>
            <w:gridCol w:w="537"/>
            <w:gridCol w:w="537"/>
            <w:gridCol w:w="537"/>
            <w:gridCol w:w="537"/>
            <w:gridCol w:w="539"/>
            <w:gridCol w:w="539"/>
            <w:gridCol w:w="456"/>
          </w:tblGrid>
        </w:tblGridChange>
      </w:tblGrid>
      <w:tr>
        <w:trPr>
          <w:cantSplit w:val="1"/>
          <w:tblHeader w:val="1"/>
        </w:trPr>
        <w:tc>
          <w:tcPr>
            <w:shd w:fill="auto" w:val="clear"/>
          </w:tcPr>
          <w:p w:rsidR="00000000" w:rsidDel="00000000" w:rsidP="00000000" w:rsidRDefault="00000000" w:rsidRPr="00000000" w14:paraId="00000138">
            <w:pPr>
              <w:jc w:val="center"/>
              <w:rPr>
                <w:b w:val="1"/>
                <w:color w:val="ff0000"/>
                <w:sz w:val="18"/>
                <w:szCs w:val="18"/>
              </w:rPr>
            </w:pPr>
            <w:r w:rsidDel="00000000" w:rsidR="00000000" w:rsidRPr="00000000">
              <w:rPr>
                <w:b w:val="1"/>
                <w:color w:val="ff0000"/>
                <w:sz w:val="18"/>
                <w:szCs w:val="18"/>
                <w:rtl w:val="0"/>
              </w:rPr>
              <w:t xml:space="preserve">Actividad</w:t>
            </w:r>
          </w:p>
        </w:tc>
        <w:tc>
          <w:tcPr>
            <w:gridSpan w:val="12"/>
            <w:tcBorders>
              <w:bottom w:color="000000" w:space="0" w:sz="4" w:val="single"/>
            </w:tcBorders>
            <w:shd w:fill="auto" w:val="clear"/>
          </w:tcPr>
          <w:p w:rsidR="00000000" w:rsidDel="00000000" w:rsidP="00000000" w:rsidRDefault="00000000" w:rsidRPr="00000000" w14:paraId="00000139">
            <w:pPr>
              <w:jc w:val="center"/>
              <w:rPr>
                <w:b w:val="1"/>
                <w:color w:val="ff0000"/>
                <w:sz w:val="18"/>
                <w:szCs w:val="18"/>
              </w:rPr>
            </w:pPr>
            <w:r w:rsidDel="00000000" w:rsidR="00000000" w:rsidRPr="00000000">
              <w:rPr>
                <w:b w:val="1"/>
                <w:color w:val="ff0000"/>
                <w:sz w:val="18"/>
                <w:szCs w:val="18"/>
                <w:rtl w:val="0"/>
              </w:rPr>
              <w:t xml:space="preserve">Meses del año 20</w:t>
            </w:r>
            <w:r w:rsidDel="00000000" w:rsidR="00000000" w:rsidRPr="00000000">
              <w:rPr>
                <w:b w:val="1"/>
                <w:color w:val="ff0000"/>
                <w:sz w:val="18"/>
                <w:szCs w:val="18"/>
                <w:highlight w:val="lightGray"/>
                <w:rtl w:val="0"/>
              </w:rPr>
              <w:t xml:space="preserve">XX</w:t>
            </w:r>
            <w:r w:rsidDel="00000000" w:rsidR="00000000" w:rsidRPr="00000000">
              <w:rPr>
                <w:rtl w:val="0"/>
              </w:rPr>
            </w:r>
          </w:p>
        </w:tc>
      </w:tr>
      <w:tr>
        <w:trPr>
          <w:cantSplit w:val="0"/>
          <w:tblHeader w:val="1"/>
        </w:trPr>
        <w:tc>
          <w:tcPr/>
          <w:p w:rsidR="00000000" w:rsidDel="00000000" w:rsidP="00000000" w:rsidRDefault="00000000" w:rsidRPr="00000000" w14:paraId="00000145">
            <w:pPr>
              <w:jc w:val="center"/>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6">
            <w:pPr>
              <w:jc w:val="center"/>
              <w:rPr>
                <w:b w:val="1"/>
                <w:color w:val="ff0000"/>
                <w:sz w:val="18"/>
                <w:szCs w:val="18"/>
              </w:rPr>
            </w:pPr>
            <w:r w:rsidDel="00000000" w:rsidR="00000000" w:rsidRPr="00000000">
              <w:rPr>
                <w:b w:val="1"/>
                <w:color w:val="ff0000"/>
                <w:sz w:val="18"/>
                <w:szCs w:val="18"/>
                <w:rtl w:val="0"/>
              </w:rPr>
              <w:t xml:space="preserve">1</w:t>
            </w:r>
          </w:p>
        </w:tc>
        <w:tc>
          <w:tcPr>
            <w:tcBorders>
              <w:bottom w:color="000000" w:space="0" w:sz="4" w:val="single"/>
            </w:tcBorders>
          </w:tcPr>
          <w:p w:rsidR="00000000" w:rsidDel="00000000" w:rsidP="00000000" w:rsidRDefault="00000000" w:rsidRPr="00000000" w14:paraId="00000147">
            <w:pPr>
              <w:jc w:val="center"/>
              <w:rPr>
                <w:b w:val="1"/>
                <w:color w:val="ff0000"/>
                <w:sz w:val="18"/>
                <w:szCs w:val="18"/>
              </w:rPr>
            </w:pPr>
            <w:r w:rsidDel="00000000" w:rsidR="00000000" w:rsidRPr="00000000">
              <w:rPr>
                <w:b w:val="1"/>
                <w:color w:val="ff0000"/>
                <w:sz w:val="18"/>
                <w:szCs w:val="18"/>
                <w:rtl w:val="0"/>
              </w:rPr>
              <w:t xml:space="preserve">2</w:t>
            </w:r>
          </w:p>
        </w:tc>
        <w:tc>
          <w:tcPr/>
          <w:p w:rsidR="00000000" w:rsidDel="00000000" w:rsidP="00000000" w:rsidRDefault="00000000" w:rsidRPr="00000000" w14:paraId="00000148">
            <w:pPr>
              <w:jc w:val="center"/>
              <w:rPr>
                <w:b w:val="1"/>
                <w:color w:val="ff0000"/>
                <w:sz w:val="18"/>
                <w:szCs w:val="18"/>
              </w:rPr>
            </w:pPr>
            <w:r w:rsidDel="00000000" w:rsidR="00000000" w:rsidRPr="00000000">
              <w:rPr>
                <w:b w:val="1"/>
                <w:color w:val="ff0000"/>
                <w:sz w:val="18"/>
                <w:szCs w:val="18"/>
                <w:rtl w:val="0"/>
              </w:rPr>
              <w:t xml:space="preserve">3</w:t>
            </w:r>
          </w:p>
        </w:tc>
        <w:tc>
          <w:tcPr/>
          <w:p w:rsidR="00000000" w:rsidDel="00000000" w:rsidP="00000000" w:rsidRDefault="00000000" w:rsidRPr="00000000" w14:paraId="00000149">
            <w:pPr>
              <w:jc w:val="center"/>
              <w:rPr>
                <w:b w:val="1"/>
                <w:color w:val="ff0000"/>
                <w:sz w:val="18"/>
                <w:szCs w:val="18"/>
              </w:rPr>
            </w:pPr>
            <w:r w:rsidDel="00000000" w:rsidR="00000000" w:rsidRPr="00000000">
              <w:rPr>
                <w:b w:val="1"/>
                <w:color w:val="ff0000"/>
                <w:sz w:val="18"/>
                <w:szCs w:val="18"/>
                <w:rtl w:val="0"/>
              </w:rPr>
              <w:t xml:space="preserve">4</w:t>
            </w:r>
          </w:p>
        </w:tc>
        <w:tc>
          <w:tcPr/>
          <w:p w:rsidR="00000000" w:rsidDel="00000000" w:rsidP="00000000" w:rsidRDefault="00000000" w:rsidRPr="00000000" w14:paraId="0000014A">
            <w:pPr>
              <w:jc w:val="center"/>
              <w:rPr>
                <w:b w:val="1"/>
                <w:color w:val="ff0000"/>
                <w:sz w:val="18"/>
                <w:szCs w:val="18"/>
              </w:rPr>
            </w:pPr>
            <w:r w:rsidDel="00000000" w:rsidR="00000000" w:rsidRPr="00000000">
              <w:rPr>
                <w:b w:val="1"/>
                <w:color w:val="ff0000"/>
                <w:sz w:val="18"/>
                <w:szCs w:val="18"/>
                <w:rtl w:val="0"/>
              </w:rPr>
              <w:t xml:space="preserve">5</w:t>
            </w:r>
          </w:p>
        </w:tc>
        <w:tc>
          <w:tcPr/>
          <w:p w:rsidR="00000000" w:rsidDel="00000000" w:rsidP="00000000" w:rsidRDefault="00000000" w:rsidRPr="00000000" w14:paraId="0000014B">
            <w:pPr>
              <w:jc w:val="center"/>
              <w:rPr>
                <w:b w:val="1"/>
                <w:color w:val="ff0000"/>
                <w:sz w:val="18"/>
                <w:szCs w:val="18"/>
              </w:rPr>
            </w:pPr>
            <w:r w:rsidDel="00000000" w:rsidR="00000000" w:rsidRPr="00000000">
              <w:rPr>
                <w:b w:val="1"/>
                <w:color w:val="ff0000"/>
                <w:sz w:val="18"/>
                <w:szCs w:val="18"/>
                <w:rtl w:val="0"/>
              </w:rPr>
              <w:t xml:space="preserve">6</w:t>
            </w:r>
          </w:p>
        </w:tc>
        <w:tc>
          <w:tcPr/>
          <w:p w:rsidR="00000000" w:rsidDel="00000000" w:rsidP="00000000" w:rsidRDefault="00000000" w:rsidRPr="00000000" w14:paraId="0000014C">
            <w:pPr>
              <w:jc w:val="center"/>
              <w:rPr>
                <w:b w:val="1"/>
                <w:color w:val="ff0000"/>
                <w:sz w:val="18"/>
                <w:szCs w:val="18"/>
              </w:rPr>
            </w:pPr>
            <w:r w:rsidDel="00000000" w:rsidR="00000000" w:rsidRPr="00000000">
              <w:rPr>
                <w:b w:val="1"/>
                <w:color w:val="ff0000"/>
                <w:sz w:val="18"/>
                <w:szCs w:val="18"/>
                <w:rtl w:val="0"/>
              </w:rPr>
              <w:t xml:space="preserve">7</w:t>
            </w:r>
          </w:p>
        </w:tc>
        <w:tc>
          <w:tcPr/>
          <w:p w:rsidR="00000000" w:rsidDel="00000000" w:rsidP="00000000" w:rsidRDefault="00000000" w:rsidRPr="00000000" w14:paraId="0000014D">
            <w:pPr>
              <w:jc w:val="center"/>
              <w:rPr>
                <w:b w:val="1"/>
                <w:color w:val="ff0000"/>
                <w:sz w:val="18"/>
                <w:szCs w:val="18"/>
              </w:rPr>
            </w:pPr>
            <w:r w:rsidDel="00000000" w:rsidR="00000000" w:rsidRPr="00000000">
              <w:rPr>
                <w:b w:val="1"/>
                <w:color w:val="ff0000"/>
                <w:sz w:val="18"/>
                <w:szCs w:val="18"/>
                <w:rtl w:val="0"/>
              </w:rPr>
              <w:t xml:space="preserve">8</w:t>
            </w:r>
          </w:p>
        </w:tc>
        <w:tc>
          <w:tcPr/>
          <w:p w:rsidR="00000000" w:rsidDel="00000000" w:rsidP="00000000" w:rsidRDefault="00000000" w:rsidRPr="00000000" w14:paraId="0000014E">
            <w:pPr>
              <w:jc w:val="center"/>
              <w:rPr>
                <w:b w:val="1"/>
                <w:color w:val="ff0000"/>
                <w:sz w:val="18"/>
                <w:szCs w:val="18"/>
              </w:rPr>
            </w:pPr>
            <w:r w:rsidDel="00000000" w:rsidR="00000000" w:rsidRPr="00000000">
              <w:rPr>
                <w:b w:val="1"/>
                <w:color w:val="ff0000"/>
                <w:sz w:val="18"/>
                <w:szCs w:val="18"/>
                <w:rtl w:val="0"/>
              </w:rPr>
              <w:t xml:space="preserve">9</w:t>
            </w:r>
          </w:p>
        </w:tc>
        <w:tc>
          <w:tcPr/>
          <w:p w:rsidR="00000000" w:rsidDel="00000000" w:rsidP="00000000" w:rsidRDefault="00000000" w:rsidRPr="00000000" w14:paraId="0000014F">
            <w:pPr>
              <w:jc w:val="center"/>
              <w:rPr>
                <w:b w:val="1"/>
                <w:color w:val="ff0000"/>
                <w:sz w:val="18"/>
                <w:szCs w:val="18"/>
              </w:rPr>
            </w:pPr>
            <w:r w:rsidDel="00000000" w:rsidR="00000000" w:rsidRPr="00000000">
              <w:rPr>
                <w:b w:val="1"/>
                <w:color w:val="ff0000"/>
                <w:sz w:val="18"/>
                <w:szCs w:val="18"/>
                <w:rtl w:val="0"/>
              </w:rPr>
              <w:t xml:space="preserve">10</w:t>
            </w:r>
          </w:p>
        </w:tc>
        <w:tc>
          <w:tcPr/>
          <w:p w:rsidR="00000000" w:rsidDel="00000000" w:rsidP="00000000" w:rsidRDefault="00000000" w:rsidRPr="00000000" w14:paraId="00000150">
            <w:pPr>
              <w:jc w:val="center"/>
              <w:rPr>
                <w:b w:val="1"/>
                <w:color w:val="ff0000"/>
                <w:sz w:val="18"/>
                <w:szCs w:val="18"/>
              </w:rPr>
            </w:pPr>
            <w:r w:rsidDel="00000000" w:rsidR="00000000" w:rsidRPr="00000000">
              <w:rPr>
                <w:b w:val="1"/>
                <w:color w:val="ff0000"/>
                <w:sz w:val="18"/>
                <w:szCs w:val="18"/>
                <w:rtl w:val="0"/>
              </w:rPr>
              <w:t xml:space="preserve">11</w:t>
            </w:r>
          </w:p>
        </w:tc>
        <w:tc>
          <w:tcPr/>
          <w:p w:rsidR="00000000" w:rsidDel="00000000" w:rsidP="00000000" w:rsidRDefault="00000000" w:rsidRPr="00000000" w14:paraId="00000151">
            <w:pPr>
              <w:jc w:val="center"/>
              <w:rPr>
                <w:b w:val="1"/>
                <w:color w:val="ff0000"/>
                <w:sz w:val="18"/>
                <w:szCs w:val="18"/>
              </w:rPr>
            </w:pPr>
            <w:r w:rsidDel="00000000" w:rsidR="00000000" w:rsidRPr="00000000">
              <w:rPr>
                <w:b w:val="1"/>
                <w:color w:val="ff0000"/>
                <w:sz w:val="18"/>
                <w:szCs w:val="18"/>
                <w:rtl w:val="0"/>
              </w:rPr>
              <w:t xml:space="preserve">12</w:t>
            </w:r>
          </w:p>
        </w:tc>
      </w:tr>
      <w:tr>
        <w:trPr>
          <w:cantSplit w:val="0"/>
          <w:tblHeader w:val="0"/>
        </w:trPr>
        <w:tc>
          <w:tcPr/>
          <w:p w:rsidR="00000000" w:rsidDel="00000000" w:rsidP="00000000" w:rsidRDefault="00000000" w:rsidRPr="00000000" w14:paraId="00000152">
            <w:pPr>
              <w:jc w:val="both"/>
              <w:rPr>
                <w:color w:val="ff0000"/>
                <w:sz w:val="18"/>
                <w:szCs w:val="18"/>
              </w:rPr>
            </w:pPr>
            <w:r w:rsidDel="00000000" w:rsidR="00000000" w:rsidRPr="00000000">
              <w:rPr>
                <w:color w:val="ff0000"/>
                <w:sz w:val="18"/>
                <w:szCs w:val="18"/>
                <w:rtl w:val="0"/>
              </w:rPr>
              <w:t xml:space="preserve">Actividad 1</w:t>
            </w:r>
          </w:p>
        </w:tc>
        <w:tc>
          <w:tcPr>
            <w:shd w:fill="auto" w:val="clear"/>
          </w:tcPr>
          <w:p w:rsidR="00000000" w:rsidDel="00000000" w:rsidP="00000000" w:rsidRDefault="00000000" w:rsidRPr="00000000" w14:paraId="00000153">
            <w:pPr>
              <w:jc w:val="both"/>
              <w:rPr>
                <w:b w:val="1"/>
                <w:color w:val="ff0000"/>
                <w:sz w:val="18"/>
                <w:szCs w:val="18"/>
                <w:highlight w:val="yellow"/>
              </w:rPr>
            </w:pPr>
            <w:r w:rsidDel="00000000" w:rsidR="00000000" w:rsidRPr="00000000">
              <w:rPr>
                <w:rtl w:val="0"/>
              </w:rPr>
            </w:r>
          </w:p>
        </w:tc>
        <w:tc>
          <w:tcPr>
            <w:shd w:fill="auto" w:val="clear"/>
          </w:tcPr>
          <w:p w:rsidR="00000000" w:rsidDel="00000000" w:rsidP="00000000" w:rsidRDefault="00000000" w:rsidRPr="00000000" w14:paraId="00000154">
            <w:pPr>
              <w:jc w:val="both"/>
              <w:rPr>
                <w:b w:val="1"/>
                <w:color w:val="ff0000"/>
                <w:sz w:val="18"/>
                <w:szCs w:val="18"/>
                <w:highlight w:val="yellow"/>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55">
            <w:pPr>
              <w:jc w:val="both"/>
              <w:rPr>
                <w:b w:val="1"/>
                <w:color w:val="ff0000"/>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56">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57">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58">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59">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5A">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5B">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5C">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5D">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5E">
            <w:pPr>
              <w:jc w:val="both"/>
              <w:rPr>
                <w:b w:val="1"/>
                <w:color w:val="ff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5F">
            <w:pPr>
              <w:jc w:val="both"/>
              <w:rPr>
                <w:color w:val="ff0000"/>
                <w:sz w:val="18"/>
                <w:szCs w:val="18"/>
              </w:rPr>
            </w:pPr>
            <w:r w:rsidDel="00000000" w:rsidR="00000000" w:rsidRPr="00000000">
              <w:rPr>
                <w:color w:val="ff0000"/>
                <w:sz w:val="18"/>
                <w:szCs w:val="18"/>
                <w:rtl w:val="0"/>
              </w:rPr>
              <w:t xml:space="preserve">Actividad 2</w:t>
            </w:r>
          </w:p>
        </w:tc>
        <w:tc>
          <w:tcPr>
            <w:shd w:fill="auto" w:val="clear"/>
          </w:tcPr>
          <w:p w:rsidR="00000000" w:rsidDel="00000000" w:rsidP="00000000" w:rsidRDefault="00000000" w:rsidRPr="00000000" w14:paraId="00000160">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61">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62">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63">
            <w:pPr>
              <w:jc w:val="both"/>
              <w:rPr>
                <w:b w:val="1"/>
                <w:color w:val="ff0000"/>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64">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5">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6">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7">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68">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69">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6A">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6B">
            <w:pPr>
              <w:jc w:val="both"/>
              <w:rPr>
                <w:b w:val="1"/>
                <w:color w:val="ff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6C">
            <w:pPr>
              <w:jc w:val="both"/>
              <w:rPr>
                <w:color w:val="ff0000"/>
                <w:sz w:val="18"/>
                <w:szCs w:val="18"/>
              </w:rPr>
            </w:pPr>
            <w:r w:rsidDel="00000000" w:rsidR="00000000" w:rsidRPr="00000000">
              <w:rPr>
                <w:color w:val="ff0000"/>
                <w:sz w:val="18"/>
                <w:szCs w:val="18"/>
                <w:rtl w:val="0"/>
              </w:rPr>
              <w:t xml:space="preserve">Actividad 3</w:t>
            </w:r>
          </w:p>
        </w:tc>
        <w:tc>
          <w:tcPr>
            <w:shd w:fill="auto" w:val="clear"/>
          </w:tcPr>
          <w:p w:rsidR="00000000" w:rsidDel="00000000" w:rsidP="00000000" w:rsidRDefault="00000000" w:rsidRPr="00000000" w14:paraId="0000016D">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6E">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6F">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70">
            <w:pPr>
              <w:jc w:val="both"/>
              <w:rPr>
                <w:b w:val="1"/>
                <w:color w:val="ff0000"/>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71">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2">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3">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4">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75">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76">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77">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78">
            <w:pPr>
              <w:jc w:val="both"/>
              <w:rPr>
                <w:b w:val="1"/>
                <w:color w:val="ff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79">
            <w:pPr>
              <w:jc w:val="both"/>
              <w:rPr>
                <w:color w:val="ff0000"/>
                <w:sz w:val="18"/>
                <w:szCs w:val="18"/>
              </w:rPr>
            </w:pPr>
            <w:r w:rsidDel="00000000" w:rsidR="00000000" w:rsidRPr="00000000">
              <w:rPr>
                <w:color w:val="ff0000"/>
                <w:sz w:val="18"/>
                <w:szCs w:val="18"/>
                <w:rtl w:val="0"/>
              </w:rPr>
              <w:t xml:space="preserve">Actividad 4</w:t>
            </w:r>
          </w:p>
        </w:tc>
        <w:tc>
          <w:tcPr>
            <w:shd w:fill="auto" w:val="clear"/>
          </w:tcPr>
          <w:p w:rsidR="00000000" w:rsidDel="00000000" w:rsidP="00000000" w:rsidRDefault="00000000" w:rsidRPr="00000000" w14:paraId="0000017A">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7B">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7C">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7D">
            <w:pPr>
              <w:jc w:val="both"/>
              <w:rPr>
                <w:b w:val="1"/>
                <w:color w:val="ff0000"/>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7E">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F">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0">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1">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2">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83">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84">
            <w:pPr>
              <w:jc w:val="both"/>
              <w:rPr>
                <w:b w:val="1"/>
                <w:color w:val="ff0000"/>
                <w:sz w:val="18"/>
                <w:szCs w:val="18"/>
              </w:rPr>
            </w:pPr>
            <w:r w:rsidDel="00000000" w:rsidR="00000000" w:rsidRPr="00000000">
              <w:rPr>
                <w:rtl w:val="0"/>
              </w:rPr>
            </w:r>
          </w:p>
        </w:tc>
        <w:tc>
          <w:tcPr/>
          <w:p w:rsidR="00000000" w:rsidDel="00000000" w:rsidP="00000000" w:rsidRDefault="00000000" w:rsidRPr="00000000" w14:paraId="00000185">
            <w:pPr>
              <w:jc w:val="both"/>
              <w:rPr>
                <w:b w:val="1"/>
                <w:color w:val="ff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86">
            <w:pPr>
              <w:jc w:val="both"/>
              <w:rPr>
                <w:color w:val="ff0000"/>
                <w:sz w:val="18"/>
                <w:szCs w:val="18"/>
              </w:rPr>
            </w:pPr>
            <w:r w:rsidDel="00000000" w:rsidR="00000000" w:rsidRPr="00000000">
              <w:rPr>
                <w:color w:val="ff0000"/>
                <w:sz w:val="18"/>
                <w:szCs w:val="18"/>
                <w:rtl w:val="0"/>
              </w:rPr>
              <w:t xml:space="preserve">Actividad 5</w:t>
            </w:r>
          </w:p>
        </w:tc>
        <w:tc>
          <w:tcPr>
            <w:shd w:fill="auto" w:val="clear"/>
          </w:tcPr>
          <w:p w:rsidR="00000000" w:rsidDel="00000000" w:rsidP="00000000" w:rsidRDefault="00000000" w:rsidRPr="00000000" w14:paraId="00000187">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88">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89">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8A">
            <w:pPr>
              <w:jc w:val="both"/>
              <w:rPr>
                <w:b w:val="1"/>
                <w:color w:val="ff0000"/>
                <w:sz w:val="18"/>
                <w:szCs w:val="18"/>
                <w:highlight w:val="yellow"/>
              </w:rPr>
            </w:pPr>
            <w:r w:rsidDel="00000000" w:rsidR="00000000" w:rsidRPr="00000000">
              <w:rPr>
                <w:rtl w:val="0"/>
              </w:rPr>
            </w:r>
          </w:p>
        </w:tc>
        <w:tc>
          <w:tcPr>
            <w:shd w:fill="auto" w:val="clear"/>
          </w:tcPr>
          <w:p w:rsidR="00000000" w:rsidDel="00000000" w:rsidP="00000000" w:rsidRDefault="00000000" w:rsidRPr="00000000" w14:paraId="0000018B">
            <w:pPr>
              <w:jc w:val="both"/>
              <w:rPr>
                <w:b w:val="1"/>
                <w:color w:val="ff0000"/>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8C">
            <w:pPr>
              <w:jc w:val="both"/>
              <w:rPr>
                <w:b w:val="1"/>
                <w:color w:val="ff0000"/>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8D">
            <w:pPr>
              <w:jc w:val="both"/>
              <w:rPr>
                <w:b w:val="1"/>
                <w:color w:val="ff0000"/>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8E">
            <w:pPr>
              <w:jc w:val="both"/>
              <w:rPr>
                <w:b w:val="1"/>
                <w:color w:val="ff0000"/>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8F">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0">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1">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2">
            <w:pPr>
              <w:jc w:val="both"/>
              <w:rPr>
                <w:b w:val="1"/>
                <w:color w:val="ff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93">
            <w:pPr>
              <w:jc w:val="both"/>
              <w:rPr>
                <w:color w:val="ff0000"/>
                <w:sz w:val="18"/>
                <w:szCs w:val="18"/>
              </w:rPr>
            </w:pPr>
            <w:r w:rsidDel="00000000" w:rsidR="00000000" w:rsidRPr="00000000">
              <w:rPr>
                <w:color w:val="ff0000"/>
                <w:sz w:val="18"/>
                <w:szCs w:val="18"/>
                <w:rtl w:val="0"/>
              </w:rPr>
              <w:t xml:space="preserve">Actividad n</w:t>
            </w:r>
          </w:p>
        </w:tc>
        <w:tc>
          <w:tcPr>
            <w:shd w:fill="auto" w:val="clear"/>
          </w:tcPr>
          <w:p w:rsidR="00000000" w:rsidDel="00000000" w:rsidP="00000000" w:rsidRDefault="00000000" w:rsidRPr="00000000" w14:paraId="00000194">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95">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96">
            <w:pPr>
              <w:jc w:val="both"/>
              <w:rPr>
                <w:b w:val="1"/>
                <w:color w:val="ff0000"/>
                <w:sz w:val="18"/>
                <w:szCs w:val="18"/>
              </w:rPr>
            </w:pPr>
            <w:r w:rsidDel="00000000" w:rsidR="00000000" w:rsidRPr="00000000">
              <w:rPr>
                <w:rtl w:val="0"/>
              </w:rPr>
            </w:r>
          </w:p>
        </w:tc>
        <w:tc>
          <w:tcPr>
            <w:shd w:fill="auto" w:val="clear"/>
          </w:tcPr>
          <w:p w:rsidR="00000000" w:rsidDel="00000000" w:rsidP="00000000" w:rsidRDefault="00000000" w:rsidRPr="00000000" w14:paraId="00000197">
            <w:pPr>
              <w:jc w:val="both"/>
              <w:rPr>
                <w:b w:val="1"/>
                <w:color w:val="ff0000"/>
                <w:sz w:val="18"/>
                <w:szCs w:val="18"/>
                <w:highlight w:val="yellow"/>
              </w:rPr>
            </w:pPr>
            <w:r w:rsidDel="00000000" w:rsidR="00000000" w:rsidRPr="00000000">
              <w:rPr>
                <w:rtl w:val="0"/>
              </w:rPr>
            </w:r>
          </w:p>
        </w:tc>
        <w:tc>
          <w:tcPr>
            <w:shd w:fill="auto" w:val="clear"/>
          </w:tcPr>
          <w:p w:rsidR="00000000" w:rsidDel="00000000" w:rsidP="00000000" w:rsidRDefault="00000000" w:rsidRPr="00000000" w14:paraId="00000198">
            <w:pPr>
              <w:jc w:val="both"/>
              <w:rPr>
                <w:b w:val="1"/>
                <w:color w:val="ff0000"/>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99">
            <w:pPr>
              <w:jc w:val="both"/>
              <w:rPr>
                <w:b w:val="1"/>
                <w:color w:val="ff0000"/>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9A">
            <w:pPr>
              <w:jc w:val="both"/>
              <w:rPr>
                <w:b w:val="1"/>
                <w:color w:val="ff0000"/>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9B">
            <w:pPr>
              <w:jc w:val="both"/>
              <w:rPr>
                <w:b w:val="1"/>
                <w:color w:val="ff0000"/>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9C">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D">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E">
            <w:pPr>
              <w:jc w:val="both"/>
              <w:rPr>
                <w:b w:val="1"/>
                <w:color w:val="ff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F">
            <w:pPr>
              <w:jc w:val="both"/>
              <w:rPr>
                <w:b w:val="1"/>
                <w:color w:val="ff0000"/>
                <w:sz w:val="18"/>
                <w:szCs w:val="18"/>
              </w:rPr>
            </w:pP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ind w:firstLine="708"/>
        <w:jc w:val="both"/>
        <w:rPr/>
      </w:pPr>
      <w:r w:rsidDel="00000000" w:rsidR="00000000" w:rsidRPr="00000000">
        <w:rPr>
          <w:rtl w:val="0"/>
        </w:rPr>
      </w:r>
    </w:p>
    <w:p w:rsidR="00000000" w:rsidDel="00000000" w:rsidP="00000000" w:rsidRDefault="00000000" w:rsidRPr="00000000" w14:paraId="000001A2">
      <w:pPr>
        <w:ind w:left="284" w:firstLine="0"/>
        <w:jc w:val="both"/>
        <w:rPr/>
      </w:pPr>
      <w:r w:rsidDel="00000000" w:rsidR="00000000" w:rsidRPr="00000000">
        <w:rPr>
          <w:rtl w:val="0"/>
        </w:rPr>
      </w:r>
    </w:p>
    <w:tbl>
      <w:tblPr>
        <w:tblStyle w:val="Table4"/>
        <w:tblW w:w="8787.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1005"/>
        <w:gridCol w:w="538"/>
        <w:gridCol w:w="537"/>
        <w:gridCol w:w="537"/>
        <w:gridCol w:w="537"/>
        <w:gridCol w:w="537"/>
        <w:gridCol w:w="537"/>
        <w:gridCol w:w="537"/>
        <w:gridCol w:w="537"/>
        <w:gridCol w:w="539"/>
        <w:gridCol w:w="539"/>
        <w:gridCol w:w="456"/>
        <w:tblGridChange w:id="0">
          <w:tblGrid>
            <w:gridCol w:w="1951"/>
            <w:gridCol w:w="1005"/>
            <w:gridCol w:w="538"/>
            <w:gridCol w:w="537"/>
            <w:gridCol w:w="537"/>
            <w:gridCol w:w="537"/>
            <w:gridCol w:w="537"/>
            <w:gridCol w:w="537"/>
            <w:gridCol w:w="537"/>
            <w:gridCol w:w="537"/>
            <w:gridCol w:w="539"/>
            <w:gridCol w:w="539"/>
            <w:gridCol w:w="456"/>
          </w:tblGrid>
        </w:tblGridChange>
      </w:tblGrid>
      <w:tr>
        <w:trPr>
          <w:cantSplit w:val="1"/>
          <w:tblHeader w:val="1"/>
        </w:trPr>
        <w:tc>
          <w:tcPr>
            <w:shd w:fill="auto" w:val="clear"/>
          </w:tcPr>
          <w:p w:rsidR="00000000" w:rsidDel="00000000" w:rsidP="00000000" w:rsidRDefault="00000000" w:rsidRPr="00000000" w14:paraId="000001A3">
            <w:pPr>
              <w:jc w:val="center"/>
              <w:rPr>
                <w:b w:val="1"/>
                <w:sz w:val="18"/>
                <w:szCs w:val="18"/>
              </w:rPr>
            </w:pPr>
            <w:r w:rsidDel="00000000" w:rsidR="00000000" w:rsidRPr="00000000">
              <w:rPr>
                <w:b w:val="1"/>
                <w:sz w:val="18"/>
                <w:szCs w:val="18"/>
                <w:rtl w:val="0"/>
              </w:rPr>
              <w:t xml:space="preserve">Actividad</w:t>
            </w:r>
          </w:p>
        </w:tc>
        <w:tc>
          <w:tcPr>
            <w:gridSpan w:val="12"/>
            <w:tcBorders>
              <w:bottom w:color="000000" w:space="0" w:sz="4" w:val="single"/>
            </w:tcBorders>
            <w:shd w:fill="auto" w:val="clear"/>
          </w:tcPr>
          <w:p w:rsidR="00000000" w:rsidDel="00000000" w:rsidP="00000000" w:rsidRDefault="00000000" w:rsidRPr="00000000" w14:paraId="000001A4">
            <w:pPr>
              <w:jc w:val="center"/>
              <w:rPr>
                <w:b w:val="1"/>
                <w:sz w:val="18"/>
                <w:szCs w:val="18"/>
              </w:rPr>
            </w:pPr>
            <w:r w:rsidDel="00000000" w:rsidR="00000000" w:rsidRPr="00000000">
              <w:rPr>
                <w:b w:val="1"/>
                <w:sz w:val="18"/>
                <w:szCs w:val="18"/>
                <w:rtl w:val="0"/>
              </w:rPr>
              <w:t xml:space="preserve">Meses del año 20</w:t>
            </w:r>
            <w:r w:rsidDel="00000000" w:rsidR="00000000" w:rsidRPr="00000000">
              <w:rPr>
                <w:b w:val="1"/>
                <w:sz w:val="18"/>
                <w:szCs w:val="18"/>
                <w:highlight w:val="lightGray"/>
                <w:rtl w:val="0"/>
              </w:rPr>
              <w:t xml:space="preserve">25</w:t>
            </w:r>
            <w:r w:rsidDel="00000000" w:rsidR="00000000" w:rsidRPr="00000000">
              <w:rPr>
                <w:rtl w:val="0"/>
              </w:rPr>
            </w:r>
          </w:p>
        </w:tc>
      </w:tr>
      <w:tr>
        <w:trPr>
          <w:cantSplit w:val="0"/>
          <w:tblHeader w:val="1"/>
        </w:trPr>
        <w:tc>
          <w:tcPr/>
          <w:p w:rsidR="00000000" w:rsidDel="00000000" w:rsidP="00000000" w:rsidRDefault="00000000" w:rsidRPr="00000000" w14:paraId="000001B0">
            <w:pPr>
              <w:jc w:val="center"/>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B1">
            <w:pPr>
              <w:jc w:val="center"/>
              <w:rPr>
                <w:b w:val="1"/>
                <w:sz w:val="18"/>
                <w:szCs w:val="18"/>
              </w:rPr>
            </w:pPr>
            <w:r w:rsidDel="00000000" w:rsidR="00000000" w:rsidRPr="00000000">
              <w:rPr>
                <w:b w:val="1"/>
                <w:sz w:val="18"/>
                <w:szCs w:val="18"/>
                <w:rtl w:val="0"/>
              </w:rPr>
              <w:t xml:space="preserve">1</w:t>
            </w:r>
          </w:p>
        </w:tc>
        <w:tc>
          <w:tcPr>
            <w:tcBorders>
              <w:bottom w:color="000000" w:space="0" w:sz="4" w:val="single"/>
            </w:tcBorders>
          </w:tcPr>
          <w:p w:rsidR="00000000" w:rsidDel="00000000" w:rsidP="00000000" w:rsidRDefault="00000000" w:rsidRPr="00000000" w14:paraId="000001B2">
            <w:pPr>
              <w:jc w:val="center"/>
              <w:rPr>
                <w:b w:val="1"/>
                <w:sz w:val="18"/>
                <w:szCs w:val="18"/>
              </w:rPr>
            </w:pPr>
            <w:r w:rsidDel="00000000" w:rsidR="00000000" w:rsidRPr="00000000">
              <w:rPr>
                <w:b w:val="1"/>
                <w:sz w:val="18"/>
                <w:szCs w:val="18"/>
                <w:rtl w:val="0"/>
              </w:rPr>
              <w:t xml:space="preserve">2</w:t>
            </w:r>
          </w:p>
        </w:tc>
        <w:tc>
          <w:tcPr/>
          <w:p w:rsidR="00000000" w:rsidDel="00000000" w:rsidP="00000000" w:rsidRDefault="00000000" w:rsidRPr="00000000" w14:paraId="000001B3">
            <w:pPr>
              <w:jc w:val="center"/>
              <w:rPr>
                <w:b w:val="1"/>
                <w:sz w:val="18"/>
                <w:szCs w:val="18"/>
              </w:rPr>
            </w:pPr>
            <w:r w:rsidDel="00000000" w:rsidR="00000000" w:rsidRPr="00000000">
              <w:rPr>
                <w:b w:val="1"/>
                <w:sz w:val="18"/>
                <w:szCs w:val="18"/>
                <w:rtl w:val="0"/>
              </w:rPr>
              <w:t xml:space="preserve">3</w:t>
            </w:r>
          </w:p>
        </w:tc>
        <w:tc>
          <w:tcPr/>
          <w:p w:rsidR="00000000" w:rsidDel="00000000" w:rsidP="00000000" w:rsidRDefault="00000000" w:rsidRPr="00000000" w14:paraId="000001B4">
            <w:pPr>
              <w:jc w:val="center"/>
              <w:rPr>
                <w:b w:val="1"/>
                <w:sz w:val="18"/>
                <w:szCs w:val="18"/>
              </w:rPr>
            </w:pPr>
            <w:r w:rsidDel="00000000" w:rsidR="00000000" w:rsidRPr="00000000">
              <w:rPr>
                <w:b w:val="1"/>
                <w:sz w:val="18"/>
                <w:szCs w:val="18"/>
                <w:rtl w:val="0"/>
              </w:rPr>
              <w:t xml:space="preserve">4</w:t>
            </w:r>
          </w:p>
        </w:tc>
        <w:tc>
          <w:tcPr/>
          <w:p w:rsidR="00000000" w:rsidDel="00000000" w:rsidP="00000000" w:rsidRDefault="00000000" w:rsidRPr="00000000" w14:paraId="000001B5">
            <w:pPr>
              <w:jc w:val="center"/>
              <w:rPr>
                <w:b w:val="1"/>
                <w:sz w:val="18"/>
                <w:szCs w:val="18"/>
              </w:rPr>
            </w:pPr>
            <w:r w:rsidDel="00000000" w:rsidR="00000000" w:rsidRPr="00000000">
              <w:rPr>
                <w:b w:val="1"/>
                <w:sz w:val="18"/>
                <w:szCs w:val="18"/>
                <w:rtl w:val="0"/>
              </w:rPr>
              <w:t xml:space="preserve">5</w:t>
            </w:r>
          </w:p>
        </w:tc>
        <w:tc>
          <w:tcPr/>
          <w:p w:rsidR="00000000" w:rsidDel="00000000" w:rsidP="00000000" w:rsidRDefault="00000000" w:rsidRPr="00000000" w14:paraId="000001B6">
            <w:pPr>
              <w:jc w:val="center"/>
              <w:rPr>
                <w:b w:val="1"/>
                <w:sz w:val="18"/>
                <w:szCs w:val="18"/>
              </w:rPr>
            </w:pPr>
            <w:r w:rsidDel="00000000" w:rsidR="00000000" w:rsidRPr="00000000">
              <w:rPr>
                <w:b w:val="1"/>
                <w:sz w:val="18"/>
                <w:szCs w:val="18"/>
                <w:rtl w:val="0"/>
              </w:rPr>
              <w:t xml:space="preserve">6</w:t>
            </w:r>
          </w:p>
        </w:tc>
        <w:tc>
          <w:tcPr/>
          <w:p w:rsidR="00000000" w:rsidDel="00000000" w:rsidP="00000000" w:rsidRDefault="00000000" w:rsidRPr="00000000" w14:paraId="000001B7">
            <w:pPr>
              <w:jc w:val="center"/>
              <w:rPr>
                <w:b w:val="1"/>
                <w:sz w:val="18"/>
                <w:szCs w:val="18"/>
              </w:rPr>
            </w:pPr>
            <w:r w:rsidDel="00000000" w:rsidR="00000000" w:rsidRPr="00000000">
              <w:rPr>
                <w:b w:val="1"/>
                <w:sz w:val="18"/>
                <w:szCs w:val="18"/>
                <w:rtl w:val="0"/>
              </w:rPr>
              <w:t xml:space="preserve">7</w:t>
            </w:r>
          </w:p>
        </w:tc>
        <w:tc>
          <w:tcPr/>
          <w:p w:rsidR="00000000" w:rsidDel="00000000" w:rsidP="00000000" w:rsidRDefault="00000000" w:rsidRPr="00000000" w14:paraId="000001B8">
            <w:pPr>
              <w:jc w:val="center"/>
              <w:rPr>
                <w:b w:val="1"/>
                <w:sz w:val="18"/>
                <w:szCs w:val="18"/>
              </w:rPr>
            </w:pPr>
            <w:r w:rsidDel="00000000" w:rsidR="00000000" w:rsidRPr="00000000">
              <w:rPr>
                <w:b w:val="1"/>
                <w:sz w:val="18"/>
                <w:szCs w:val="18"/>
                <w:rtl w:val="0"/>
              </w:rPr>
              <w:t xml:space="preserve">8</w:t>
            </w:r>
          </w:p>
        </w:tc>
        <w:tc>
          <w:tcPr/>
          <w:p w:rsidR="00000000" w:rsidDel="00000000" w:rsidP="00000000" w:rsidRDefault="00000000" w:rsidRPr="00000000" w14:paraId="000001B9">
            <w:pPr>
              <w:jc w:val="center"/>
              <w:rPr>
                <w:b w:val="1"/>
                <w:sz w:val="18"/>
                <w:szCs w:val="18"/>
              </w:rPr>
            </w:pPr>
            <w:r w:rsidDel="00000000" w:rsidR="00000000" w:rsidRPr="00000000">
              <w:rPr>
                <w:b w:val="1"/>
                <w:sz w:val="18"/>
                <w:szCs w:val="18"/>
                <w:rtl w:val="0"/>
              </w:rPr>
              <w:t xml:space="preserve">9</w:t>
            </w:r>
          </w:p>
        </w:tc>
        <w:tc>
          <w:tcPr/>
          <w:p w:rsidR="00000000" w:rsidDel="00000000" w:rsidP="00000000" w:rsidRDefault="00000000" w:rsidRPr="00000000" w14:paraId="000001BA">
            <w:pPr>
              <w:jc w:val="center"/>
              <w:rPr>
                <w:b w:val="1"/>
                <w:sz w:val="18"/>
                <w:szCs w:val="18"/>
              </w:rPr>
            </w:pPr>
            <w:r w:rsidDel="00000000" w:rsidR="00000000" w:rsidRPr="00000000">
              <w:rPr>
                <w:b w:val="1"/>
                <w:sz w:val="18"/>
                <w:szCs w:val="18"/>
                <w:rtl w:val="0"/>
              </w:rPr>
              <w:t xml:space="preserve">10</w:t>
            </w:r>
          </w:p>
        </w:tc>
        <w:tc>
          <w:tcPr/>
          <w:p w:rsidR="00000000" w:rsidDel="00000000" w:rsidP="00000000" w:rsidRDefault="00000000" w:rsidRPr="00000000" w14:paraId="000001BB">
            <w:pPr>
              <w:jc w:val="center"/>
              <w:rPr>
                <w:b w:val="1"/>
                <w:sz w:val="18"/>
                <w:szCs w:val="18"/>
              </w:rPr>
            </w:pPr>
            <w:r w:rsidDel="00000000" w:rsidR="00000000" w:rsidRPr="00000000">
              <w:rPr>
                <w:b w:val="1"/>
                <w:sz w:val="18"/>
                <w:szCs w:val="18"/>
                <w:rtl w:val="0"/>
              </w:rPr>
              <w:t xml:space="preserve">11</w:t>
            </w:r>
          </w:p>
        </w:tc>
        <w:tc>
          <w:tcPr/>
          <w:p w:rsidR="00000000" w:rsidDel="00000000" w:rsidP="00000000" w:rsidRDefault="00000000" w:rsidRPr="00000000" w14:paraId="000001BC">
            <w:pPr>
              <w:jc w:val="center"/>
              <w:rPr>
                <w:b w:val="1"/>
                <w:sz w:val="18"/>
                <w:szCs w:val="18"/>
              </w:rPr>
            </w:pPr>
            <w:r w:rsidDel="00000000" w:rsidR="00000000" w:rsidRPr="00000000">
              <w:rPr>
                <w:b w:val="1"/>
                <w:sz w:val="18"/>
                <w:szCs w:val="18"/>
                <w:rtl w:val="0"/>
              </w:rPr>
              <w:t xml:space="preserve">12</w:t>
            </w:r>
          </w:p>
        </w:tc>
      </w:tr>
      <w:tr>
        <w:trPr>
          <w:cantSplit w:val="0"/>
          <w:tblHeader w:val="0"/>
        </w:trPr>
        <w:tc>
          <w:tcPr/>
          <w:p w:rsidR="00000000" w:rsidDel="00000000" w:rsidP="00000000" w:rsidRDefault="00000000" w:rsidRPr="00000000" w14:paraId="000001BD">
            <w:pPr>
              <w:jc w:val="both"/>
              <w:rPr>
                <w:sz w:val="18"/>
                <w:szCs w:val="18"/>
              </w:rPr>
            </w:pPr>
            <w:r w:rsidDel="00000000" w:rsidR="00000000" w:rsidRPr="00000000">
              <w:rPr>
                <w:sz w:val="18"/>
                <w:szCs w:val="18"/>
                <w:rtl w:val="0"/>
              </w:rPr>
              <w:t xml:space="preserve">Revisión bibliográfica y marco teórico</w:t>
            </w:r>
          </w:p>
        </w:tc>
        <w:tc>
          <w:tcPr>
            <w:shd w:fill="auto" w:val="clear"/>
          </w:tcPr>
          <w:p w:rsidR="00000000" w:rsidDel="00000000" w:rsidP="00000000" w:rsidRDefault="00000000" w:rsidRPr="00000000" w14:paraId="000001BE">
            <w:pPr>
              <w:jc w:val="both"/>
              <w:rPr>
                <w:b w:val="1"/>
                <w:sz w:val="18"/>
                <w:szCs w:val="18"/>
                <w:highlight w:val="yellow"/>
              </w:rPr>
            </w:pPr>
            <w:r w:rsidDel="00000000" w:rsidR="00000000" w:rsidRPr="00000000">
              <w:rPr>
                <w:rtl w:val="0"/>
              </w:rPr>
            </w:r>
          </w:p>
        </w:tc>
        <w:tc>
          <w:tcPr>
            <w:shd w:fill="auto" w:val="clear"/>
          </w:tcPr>
          <w:p w:rsidR="00000000" w:rsidDel="00000000" w:rsidP="00000000" w:rsidRDefault="00000000" w:rsidRPr="00000000" w14:paraId="000001BF">
            <w:pPr>
              <w:jc w:val="both"/>
              <w:rPr>
                <w:b w:val="1"/>
                <w:sz w:val="18"/>
                <w:szCs w:val="18"/>
                <w:highlight w:val="yellow"/>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C0">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C1">
            <w:pPr>
              <w:jc w:val="both"/>
              <w:rPr>
                <w:b w:val="1"/>
                <w:sz w:val="18"/>
                <w:szCs w:val="18"/>
              </w:rPr>
            </w:pPr>
            <w:r w:rsidDel="00000000" w:rsidR="00000000" w:rsidRPr="00000000">
              <w:rPr>
                <w:b w:val="1"/>
                <w:sz w:val="18"/>
                <w:szCs w:val="18"/>
                <w:rtl w:val="0"/>
              </w:rPr>
              <w:t xml:space="preserve">x</w:t>
            </w:r>
          </w:p>
        </w:tc>
        <w:tc>
          <w:tcPr>
            <w:shd w:fill="auto" w:val="clear"/>
          </w:tcPr>
          <w:p w:rsidR="00000000" w:rsidDel="00000000" w:rsidP="00000000" w:rsidRDefault="00000000" w:rsidRPr="00000000" w14:paraId="000001C2">
            <w:pPr>
              <w:jc w:val="both"/>
              <w:rPr>
                <w:b w:val="1"/>
                <w:sz w:val="18"/>
                <w:szCs w:val="18"/>
              </w:rPr>
            </w:pPr>
            <w:r w:rsidDel="00000000" w:rsidR="00000000" w:rsidRPr="00000000">
              <w:rPr>
                <w:b w:val="1"/>
                <w:sz w:val="18"/>
                <w:szCs w:val="18"/>
                <w:rtl w:val="0"/>
              </w:rPr>
              <w:t xml:space="preserve">x</w:t>
            </w:r>
          </w:p>
        </w:tc>
        <w:tc>
          <w:tcPr/>
          <w:p w:rsidR="00000000" w:rsidDel="00000000" w:rsidP="00000000" w:rsidRDefault="00000000" w:rsidRPr="00000000" w14:paraId="000001C3">
            <w:pPr>
              <w:jc w:val="both"/>
              <w:rPr>
                <w:b w:val="1"/>
                <w:sz w:val="18"/>
                <w:szCs w:val="18"/>
              </w:rPr>
            </w:pPr>
            <w:r w:rsidDel="00000000" w:rsidR="00000000" w:rsidRPr="00000000">
              <w:rPr>
                <w:rtl w:val="0"/>
              </w:rPr>
            </w:r>
          </w:p>
        </w:tc>
        <w:tc>
          <w:tcPr/>
          <w:p w:rsidR="00000000" w:rsidDel="00000000" w:rsidP="00000000" w:rsidRDefault="00000000" w:rsidRPr="00000000" w14:paraId="000001C4">
            <w:pPr>
              <w:jc w:val="both"/>
              <w:rPr>
                <w:b w:val="1"/>
                <w:sz w:val="18"/>
                <w:szCs w:val="18"/>
              </w:rPr>
            </w:pPr>
            <w:r w:rsidDel="00000000" w:rsidR="00000000" w:rsidRPr="00000000">
              <w:rPr>
                <w:rtl w:val="0"/>
              </w:rPr>
            </w:r>
          </w:p>
        </w:tc>
        <w:tc>
          <w:tcPr/>
          <w:p w:rsidR="00000000" w:rsidDel="00000000" w:rsidP="00000000" w:rsidRDefault="00000000" w:rsidRPr="00000000" w14:paraId="000001C5">
            <w:pPr>
              <w:jc w:val="both"/>
              <w:rPr>
                <w:b w:val="1"/>
                <w:sz w:val="18"/>
                <w:szCs w:val="18"/>
              </w:rPr>
            </w:pPr>
            <w:r w:rsidDel="00000000" w:rsidR="00000000" w:rsidRPr="00000000">
              <w:rPr>
                <w:rtl w:val="0"/>
              </w:rPr>
            </w:r>
          </w:p>
        </w:tc>
        <w:tc>
          <w:tcPr/>
          <w:p w:rsidR="00000000" w:rsidDel="00000000" w:rsidP="00000000" w:rsidRDefault="00000000" w:rsidRPr="00000000" w14:paraId="000001C6">
            <w:pPr>
              <w:jc w:val="both"/>
              <w:rPr>
                <w:b w:val="1"/>
                <w:sz w:val="18"/>
                <w:szCs w:val="18"/>
              </w:rPr>
            </w:pPr>
            <w:r w:rsidDel="00000000" w:rsidR="00000000" w:rsidRPr="00000000">
              <w:rPr>
                <w:rtl w:val="0"/>
              </w:rPr>
            </w:r>
          </w:p>
        </w:tc>
        <w:tc>
          <w:tcPr/>
          <w:p w:rsidR="00000000" w:rsidDel="00000000" w:rsidP="00000000" w:rsidRDefault="00000000" w:rsidRPr="00000000" w14:paraId="000001C7">
            <w:pPr>
              <w:jc w:val="both"/>
              <w:rPr>
                <w:b w:val="1"/>
                <w:sz w:val="18"/>
                <w:szCs w:val="18"/>
              </w:rPr>
            </w:pPr>
            <w:r w:rsidDel="00000000" w:rsidR="00000000" w:rsidRPr="00000000">
              <w:rPr>
                <w:rtl w:val="0"/>
              </w:rPr>
            </w:r>
          </w:p>
        </w:tc>
        <w:tc>
          <w:tcPr/>
          <w:p w:rsidR="00000000" w:rsidDel="00000000" w:rsidP="00000000" w:rsidRDefault="00000000" w:rsidRPr="00000000" w14:paraId="000001C8">
            <w:pPr>
              <w:jc w:val="both"/>
              <w:rPr>
                <w:b w:val="1"/>
                <w:sz w:val="18"/>
                <w:szCs w:val="18"/>
              </w:rPr>
            </w:pPr>
            <w:r w:rsidDel="00000000" w:rsidR="00000000" w:rsidRPr="00000000">
              <w:rPr>
                <w:rtl w:val="0"/>
              </w:rPr>
            </w:r>
          </w:p>
        </w:tc>
        <w:tc>
          <w:tcPr/>
          <w:p w:rsidR="00000000" w:rsidDel="00000000" w:rsidP="00000000" w:rsidRDefault="00000000" w:rsidRPr="00000000" w14:paraId="000001C9">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CA">
            <w:pPr>
              <w:jc w:val="both"/>
              <w:rPr>
                <w:sz w:val="18"/>
                <w:szCs w:val="18"/>
              </w:rPr>
            </w:pPr>
            <w:r w:rsidDel="00000000" w:rsidR="00000000" w:rsidRPr="00000000">
              <w:rPr>
                <w:sz w:val="18"/>
                <w:szCs w:val="18"/>
                <w:rtl w:val="0"/>
              </w:rPr>
              <w:t xml:space="preserve">Recolección y limpieza de datos</w:t>
            </w:r>
          </w:p>
        </w:tc>
        <w:tc>
          <w:tcPr>
            <w:shd w:fill="auto" w:val="clear"/>
          </w:tcPr>
          <w:p w:rsidR="00000000" w:rsidDel="00000000" w:rsidP="00000000" w:rsidRDefault="00000000" w:rsidRPr="00000000" w14:paraId="000001CB">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CC">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CD">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CE">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CF">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D0">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D1">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D2">
            <w:pPr>
              <w:jc w:val="both"/>
              <w:rPr>
                <w:b w:val="1"/>
                <w:sz w:val="18"/>
                <w:szCs w:val="18"/>
              </w:rPr>
            </w:pPr>
            <w:r w:rsidDel="00000000" w:rsidR="00000000" w:rsidRPr="00000000">
              <w:rPr>
                <w:rtl w:val="0"/>
              </w:rPr>
            </w:r>
          </w:p>
        </w:tc>
        <w:tc>
          <w:tcPr/>
          <w:p w:rsidR="00000000" w:rsidDel="00000000" w:rsidP="00000000" w:rsidRDefault="00000000" w:rsidRPr="00000000" w14:paraId="000001D3">
            <w:pPr>
              <w:jc w:val="both"/>
              <w:rPr>
                <w:b w:val="1"/>
                <w:sz w:val="18"/>
                <w:szCs w:val="18"/>
              </w:rPr>
            </w:pPr>
            <w:r w:rsidDel="00000000" w:rsidR="00000000" w:rsidRPr="00000000">
              <w:rPr>
                <w:rtl w:val="0"/>
              </w:rPr>
            </w:r>
          </w:p>
        </w:tc>
        <w:tc>
          <w:tcPr/>
          <w:p w:rsidR="00000000" w:rsidDel="00000000" w:rsidP="00000000" w:rsidRDefault="00000000" w:rsidRPr="00000000" w14:paraId="000001D4">
            <w:pPr>
              <w:jc w:val="both"/>
              <w:rPr>
                <w:b w:val="1"/>
                <w:sz w:val="18"/>
                <w:szCs w:val="18"/>
              </w:rPr>
            </w:pPr>
            <w:r w:rsidDel="00000000" w:rsidR="00000000" w:rsidRPr="00000000">
              <w:rPr>
                <w:rtl w:val="0"/>
              </w:rPr>
            </w:r>
          </w:p>
        </w:tc>
        <w:tc>
          <w:tcPr/>
          <w:p w:rsidR="00000000" w:rsidDel="00000000" w:rsidP="00000000" w:rsidRDefault="00000000" w:rsidRPr="00000000" w14:paraId="000001D5">
            <w:pPr>
              <w:jc w:val="both"/>
              <w:rPr>
                <w:b w:val="1"/>
                <w:sz w:val="18"/>
                <w:szCs w:val="18"/>
              </w:rPr>
            </w:pPr>
            <w:r w:rsidDel="00000000" w:rsidR="00000000" w:rsidRPr="00000000">
              <w:rPr>
                <w:rtl w:val="0"/>
              </w:rPr>
            </w:r>
          </w:p>
        </w:tc>
        <w:tc>
          <w:tcPr/>
          <w:p w:rsidR="00000000" w:rsidDel="00000000" w:rsidP="00000000" w:rsidRDefault="00000000" w:rsidRPr="00000000" w14:paraId="000001D6">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D7">
            <w:pPr>
              <w:jc w:val="both"/>
              <w:rPr>
                <w:sz w:val="18"/>
                <w:szCs w:val="18"/>
              </w:rPr>
            </w:pPr>
            <w:r w:rsidDel="00000000" w:rsidR="00000000" w:rsidRPr="00000000">
              <w:rPr>
                <w:sz w:val="18"/>
                <w:szCs w:val="18"/>
                <w:rtl w:val="0"/>
              </w:rPr>
              <w:t xml:space="preserve">Pruebas estadísticas (estacionariedad, cointegración)</w:t>
            </w:r>
          </w:p>
        </w:tc>
        <w:tc>
          <w:tcPr>
            <w:shd w:fill="auto" w:val="clear"/>
          </w:tcPr>
          <w:p w:rsidR="00000000" w:rsidDel="00000000" w:rsidP="00000000" w:rsidRDefault="00000000" w:rsidRPr="00000000" w14:paraId="000001D8">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D9">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DA">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DB">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DC">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DD">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DE">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DF">
            <w:pPr>
              <w:jc w:val="both"/>
              <w:rPr>
                <w:b w:val="1"/>
                <w:sz w:val="18"/>
                <w:szCs w:val="18"/>
              </w:rPr>
            </w:pPr>
            <w:r w:rsidDel="00000000" w:rsidR="00000000" w:rsidRPr="00000000">
              <w:rPr>
                <w:rtl w:val="0"/>
              </w:rPr>
            </w:r>
          </w:p>
        </w:tc>
        <w:tc>
          <w:tcPr/>
          <w:p w:rsidR="00000000" w:rsidDel="00000000" w:rsidP="00000000" w:rsidRDefault="00000000" w:rsidRPr="00000000" w14:paraId="000001E0">
            <w:pPr>
              <w:jc w:val="both"/>
              <w:rPr>
                <w:b w:val="1"/>
                <w:sz w:val="18"/>
                <w:szCs w:val="18"/>
              </w:rPr>
            </w:pPr>
            <w:r w:rsidDel="00000000" w:rsidR="00000000" w:rsidRPr="00000000">
              <w:rPr>
                <w:rtl w:val="0"/>
              </w:rPr>
            </w:r>
          </w:p>
        </w:tc>
        <w:tc>
          <w:tcPr/>
          <w:p w:rsidR="00000000" w:rsidDel="00000000" w:rsidP="00000000" w:rsidRDefault="00000000" w:rsidRPr="00000000" w14:paraId="000001E1">
            <w:pPr>
              <w:jc w:val="both"/>
              <w:rPr>
                <w:b w:val="1"/>
                <w:sz w:val="18"/>
                <w:szCs w:val="18"/>
              </w:rPr>
            </w:pPr>
            <w:r w:rsidDel="00000000" w:rsidR="00000000" w:rsidRPr="00000000">
              <w:rPr>
                <w:rtl w:val="0"/>
              </w:rPr>
            </w:r>
          </w:p>
        </w:tc>
        <w:tc>
          <w:tcPr/>
          <w:p w:rsidR="00000000" w:rsidDel="00000000" w:rsidP="00000000" w:rsidRDefault="00000000" w:rsidRPr="00000000" w14:paraId="000001E2">
            <w:pPr>
              <w:jc w:val="both"/>
              <w:rPr>
                <w:b w:val="1"/>
                <w:sz w:val="18"/>
                <w:szCs w:val="18"/>
              </w:rPr>
            </w:pPr>
            <w:r w:rsidDel="00000000" w:rsidR="00000000" w:rsidRPr="00000000">
              <w:rPr>
                <w:rtl w:val="0"/>
              </w:rPr>
            </w:r>
          </w:p>
        </w:tc>
        <w:tc>
          <w:tcPr/>
          <w:p w:rsidR="00000000" w:rsidDel="00000000" w:rsidP="00000000" w:rsidRDefault="00000000" w:rsidRPr="00000000" w14:paraId="000001E3">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E4">
            <w:pPr>
              <w:jc w:val="both"/>
              <w:rPr>
                <w:sz w:val="18"/>
                <w:szCs w:val="18"/>
              </w:rPr>
            </w:pPr>
            <w:r w:rsidDel="00000000" w:rsidR="00000000" w:rsidRPr="00000000">
              <w:rPr>
                <w:sz w:val="18"/>
                <w:szCs w:val="18"/>
                <w:rtl w:val="0"/>
              </w:rPr>
              <w:t xml:space="preserve">Estimación de modelos VECM/VAR y análisis IRF/FEVD</w:t>
            </w:r>
          </w:p>
        </w:tc>
        <w:tc>
          <w:tcPr>
            <w:shd w:fill="auto" w:val="clear"/>
          </w:tcPr>
          <w:p w:rsidR="00000000" w:rsidDel="00000000" w:rsidP="00000000" w:rsidRDefault="00000000" w:rsidRPr="00000000" w14:paraId="000001E5">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E6">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E7">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E8">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E9">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EA">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EB">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EC">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ED">
            <w:pPr>
              <w:jc w:val="both"/>
              <w:rPr>
                <w:b w:val="1"/>
                <w:sz w:val="18"/>
                <w:szCs w:val="18"/>
              </w:rPr>
            </w:pPr>
            <w:r w:rsidDel="00000000" w:rsidR="00000000" w:rsidRPr="00000000">
              <w:rPr>
                <w:rtl w:val="0"/>
              </w:rPr>
            </w:r>
          </w:p>
        </w:tc>
        <w:tc>
          <w:tcPr/>
          <w:p w:rsidR="00000000" w:rsidDel="00000000" w:rsidP="00000000" w:rsidRDefault="00000000" w:rsidRPr="00000000" w14:paraId="000001EE">
            <w:pPr>
              <w:jc w:val="both"/>
              <w:rPr>
                <w:b w:val="1"/>
                <w:sz w:val="18"/>
                <w:szCs w:val="18"/>
              </w:rPr>
            </w:pPr>
            <w:r w:rsidDel="00000000" w:rsidR="00000000" w:rsidRPr="00000000">
              <w:rPr>
                <w:rtl w:val="0"/>
              </w:rPr>
            </w:r>
          </w:p>
        </w:tc>
        <w:tc>
          <w:tcPr/>
          <w:p w:rsidR="00000000" w:rsidDel="00000000" w:rsidP="00000000" w:rsidRDefault="00000000" w:rsidRPr="00000000" w14:paraId="000001EF">
            <w:pPr>
              <w:jc w:val="both"/>
              <w:rPr>
                <w:b w:val="1"/>
                <w:sz w:val="18"/>
                <w:szCs w:val="18"/>
              </w:rPr>
            </w:pPr>
            <w:r w:rsidDel="00000000" w:rsidR="00000000" w:rsidRPr="00000000">
              <w:rPr>
                <w:rtl w:val="0"/>
              </w:rPr>
            </w:r>
          </w:p>
        </w:tc>
        <w:tc>
          <w:tcPr/>
          <w:p w:rsidR="00000000" w:rsidDel="00000000" w:rsidP="00000000" w:rsidRDefault="00000000" w:rsidRPr="00000000" w14:paraId="000001F0">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F1">
            <w:pPr>
              <w:jc w:val="both"/>
              <w:rPr>
                <w:sz w:val="18"/>
                <w:szCs w:val="18"/>
              </w:rPr>
            </w:pPr>
            <w:r w:rsidDel="00000000" w:rsidR="00000000" w:rsidRPr="00000000">
              <w:rPr>
                <w:sz w:val="18"/>
                <w:szCs w:val="18"/>
                <w:rtl w:val="0"/>
              </w:rPr>
              <w:t xml:space="preserve">Redacción de resultados y discusión</w:t>
            </w:r>
          </w:p>
        </w:tc>
        <w:tc>
          <w:tcPr>
            <w:shd w:fill="auto" w:val="clear"/>
          </w:tcPr>
          <w:p w:rsidR="00000000" w:rsidDel="00000000" w:rsidP="00000000" w:rsidRDefault="00000000" w:rsidRPr="00000000" w14:paraId="000001F2">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F3">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F4">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F5">
            <w:pPr>
              <w:jc w:val="both"/>
              <w:rPr>
                <w:b w:val="1"/>
                <w:sz w:val="18"/>
                <w:szCs w:val="18"/>
                <w:highlight w:val="yellow"/>
              </w:rPr>
            </w:pPr>
            <w:r w:rsidDel="00000000" w:rsidR="00000000" w:rsidRPr="00000000">
              <w:rPr>
                <w:rtl w:val="0"/>
              </w:rPr>
            </w:r>
          </w:p>
        </w:tc>
        <w:tc>
          <w:tcPr>
            <w:shd w:fill="auto" w:val="clear"/>
          </w:tcPr>
          <w:p w:rsidR="00000000" w:rsidDel="00000000" w:rsidP="00000000" w:rsidRDefault="00000000" w:rsidRPr="00000000" w14:paraId="000001F6">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F7">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F8">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F9">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shd w:fill="auto" w:val="clear"/>
          </w:tcPr>
          <w:p w:rsidR="00000000" w:rsidDel="00000000" w:rsidP="00000000" w:rsidRDefault="00000000" w:rsidRPr="00000000" w14:paraId="000001FA">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FB">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C">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D">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FE">
            <w:pPr>
              <w:jc w:val="both"/>
              <w:rPr>
                <w:sz w:val="18"/>
                <w:szCs w:val="18"/>
              </w:rPr>
            </w:pPr>
            <w:r w:rsidDel="00000000" w:rsidR="00000000" w:rsidRPr="00000000">
              <w:rPr>
                <w:sz w:val="18"/>
                <w:szCs w:val="18"/>
                <w:rtl w:val="0"/>
              </w:rPr>
              <w:t xml:space="preserve">Revisión crítica y redacción final del trabajo</w:t>
            </w:r>
          </w:p>
        </w:tc>
        <w:tc>
          <w:tcPr>
            <w:shd w:fill="auto" w:val="clear"/>
          </w:tcPr>
          <w:p w:rsidR="00000000" w:rsidDel="00000000" w:rsidP="00000000" w:rsidRDefault="00000000" w:rsidRPr="00000000" w14:paraId="000001FF">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200">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201">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202">
            <w:pPr>
              <w:jc w:val="both"/>
              <w:rPr>
                <w:b w:val="1"/>
                <w:sz w:val="18"/>
                <w:szCs w:val="18"/>
                <w:highlight w:val="yellow"/>
              </w:rPr>
            </w:pPr>
            <w:r w:rsidDel="00000000" w:rsidR="00000000" w:rsidRPr="00000000">
              <w:rPr>
                <w:rtl w:val="0"/>
              </w:rPr>
            </w:r>
          </w:p>
        </w:tc>
        <w:tc>
          <w:tcPr>
            <w:shd w:fill="auto" w:val="clear"/>
          </w:tcPr>
          <w:p w:rsidR="00000000" w:rsidDel="00000000" w:rsidP="00000000" w:rsidRDefault="00000000" w:rsidRPr="00000000" w14:paraId="00000203">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04">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05">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06">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07">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208">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209">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20A">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0B">
            <w:pPr>
              <w:jc w:val="both"/>
              <w:rPr>
                <w:sz w:val="18"/>
                <w:szCs w:val="18"/>
              </w:rPr>
            </w:pPr>
            <w:r w:rsidDel="00000000" w:rsidR="00000000" w:rsidRPr="00000000">
              <w:rPr>
                <w:sz w:val="18"/>
                <w:szCs w:val="18"/>
                <w:rtl w:val="0"/>
              </w:rPr>
              <w:t xml:space="preserve">Preparación del artículo académico</w:t>
            </w:r>
          </w:p>
        </w:tc>
        <w:tc>
          <w:tcPr>
            <w:shd w:fill="auto" w:val="clear"/>
          </w:tcPr>
          <w:p w:rsidR="00000000" w:rsidDel="00000000" w:rsidP="00000000" w:rsidRDefault="00000000" w:rsidRPr="00000000" w14:paraId="0000020C">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20D">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20E">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20F">
            <w:pPr>
              <w:jc w:val="both"/>
              <w:rPr>
                <w:b w:val="1"/>
                <w:sz w:val="18"/>
                <w:szCs w:val="18"/>
                <w:highlight w:val="yellow"/>
              </w:rPr>
            </w:pPr>
            <w:r w:rsidDel="00000000" w:rsidR="00000000" w:rsidRPr="00000000">
              <w:rPr>
                <w:rtl w:val="0"/>
              </w:rPr>
            </w:r>
          </w:p>
        </w:tc>
        <w:tc>
          <w:tcPr>
            <w:shd w:fill="auto" w:val="clear"/>
          </w:tcPr>
          <w:p w:rsidR="00000000" w:rsidDel="00000000" w:rsidP="00000000" w:rsidRDefault="00000000" w:rsidRPr="00000000" w14:paraId="00000210">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11">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12">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13">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14">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15">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216">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217">
            <w:pPr>
              <w:jc w:val="both"/>
              <w:rPr>
                <w:b w:val="1"/>
                <w:sz w:val="18"/>
                <w:szCs w:val="18"/>
              </w:rPr>
            </w:pPr>
            <w:r w:rsidDel="00000000" w:rsidR="00000000" w:rsidRPr="00000000">
              <w:rPr>
                <w:b w:val="1"/>
                <w:sz w:val="18"/>
                <w:szCs w:val="18"/>
                <w:rtl w:val="0"/>
              </w:rPr>
              <w:t xml:space="preserve">x</w:t>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Referencias bibliográficas y bibliografía (preliminar)</w:t>
      </w:r>
    </w:p>
    <w:p w:rsidR="00000000" w:rsidDel="00000000" w:rsidP="00000000" w:rsidRDefault="00000000" w:rsidRPr="00000000" w14:paraId="0000021E">
      <w:pPr>
        <w:jc w:val="both"/>
        <w:rPr>
          <w:sz w:val="28"/>
          <w:szCs w:val="28"/>
        </w:rPr>
      </w:pPr>
      <w:r w:rsidDel="00000000" w:rsidR="00000000" w:rsidRPr="00000000">
        <w:rPr>
          <w:rtl w:val="0"/>
        </w:rPr>
      </w:r>
    </w:p>
    <w:p w:rsidR="00000000" w:rsidDel="00000000" w:rsidP="00000000" w:rsidRDefault="00000000" w:rsidRPr="00000000" w14:paraId="0000021F">
      <w:pPr>
        <w:ind w:firstLine="708"/>
        <w:jc w:val="both"/>
        <w:rPr>
          <w:color w:val="ff0000"/>
        </w:rPr>
      </w:pPr>
      <w:r w:rsidDel="00000000" w:rsidR="00000000" w:rsidRPr="00000000">
        <w:rPr>
          <w:color w:val="ff0000"/>
          <w:rtl w:val="0"/>
        </w:rPr>
        <w:t xml:space="preserve">Listado de las referencias bibliográficas que se utilizaron en la elaboración del proyecto. Asimismo se sugiere agregar un listado de la bibliografía preliminar (que será ampliada durante el desarrollo del </w:t>
      </w:r>
      <w:r w:rsidDel="00000000" w:rsidR="00000000" w:rsidRPr="00000000">
        <w:rPr>
          <w:b w:val="1"/>
          <w:color w:val="ff0000"/>
          <w:rtl w:val="0"/>
        </w:rPr>
        <w:t xml:space="preserve">TFM</w:t>
      </w:r>
      <w:r w:rsidDel="00000000" w:rsidR="00000000" w:rsidRPr="00000000">
        <w:rPr>
          <w:color w:val="ff0000"/>
          <w:rtl w:val="0"/>
        </w:rPr>
        <w:t xml:space="preserve">). Se  confeccionará un listado por orden alfabético según apellido del primer autor de la referencia  a listar. Se seguirán las normas APA en su edición más reciente (consultar </w:t>
      </w:r>
      <w:hyperlink r:id="rId11">
        <w:r w:rsidDel="00000000" w:rsidR="00000000" w:rsidRPr="00000000">
          <w:rPr>
            <w:color w:val="ff0000"/>
            <w:u w:val="single"/>
            <w:rtl w:val="0"/>
          </w:rPr>
          <w:t xml:space="preserve">http://www.apastyle.org/</w:t>
        </w:r>
      </w:hyperlink>
      <w:r w:rsidDel="00000000" w:rsidR="00000000" w:rsidRPr="00000000">
        <w:rPr>
          <w:color w:val="ff0000"/>
          <w:rtl w:val="0"/>
        </w:rPr>
        <w:t xml:space="preserve">)  </w:t>
      </w:r>
    </w:p>
    <w:p w:rsidR="00000000" w:rsidDel="00000000" w:rsidP="00000000" w:rsidRDefault="00000000" w:rsidRPr="00000000" w14:paraId="00000220">
      <w:pPr>
        <w:ind w:firstLine="708"/>
        <w:jc w:val="both"/>
        <w:rPr/>
      </w:pPr>
      <w:r w:rsidDel="00000000" w:rsidR="00000000" w:rsidRPr="00000000">
        <w:rPr>
          <w:rtl w:val="0"/>
        </w:rPr>
      </w:r>
    </w:p>
    <w:p w:rsidR="00000000" w:rsidDel="00000000" w:rsidP="00000000" w:rsidRDefault="00000000" w:rsidRPr="00000000" w14:paraId="00000221">
      <w:pPr>
        <w:ind w:firstLine="708"/>
        <w:jc w:val="both"/>
        <w:rPr/>
      </w:pPr>
      <w:r w:rsidDel="00000000" w:rsidR="00000000" w:rsidRPr="00000000">
        <w:rPr>
          <w:rtl w:val="0"/>
        </w:rPr>
      </w:r>
    </w:p>
    <w:p w:rsidR="00000000" w:rsidDel="00000000" w:rsidP="00000000" w:rsidRDefault="00000000" w:rsidRPr="00000000" w14:paraId="00000222">
      <w:pPr>
        <w:numPr>
          <w:ilvl w:val="0"/>
          <w:numId w:val="3"/>
        </w:numPr>
        <w:ind w:left="720" w:hanging="360"/>
        <w:jc w:val="both"/>
        <w:rPr>
          <w:u w:val="none"/>
        </w:rPr>
      </w:pPr>
      <w:r w:rsidDel="00000000" w:rsidR="00000000" w:rsidRPr="00000000">
        <w:rPr>
          <w:rtl w:val="0"/>
        </w:rPr>
        <w:t xml:space="preserve">Gómez-González, J. E., Uribe, J. M., &amp; Valencia, O. M. (2022). Risk spillovers between global corporations and Latin American sovereigns: Global factors matter. Applied Economics, 55(13), 1477–1496. </w:t>
      </w:r>
      <w:hyperlink r:id="rId12">
        <w:r w:rsidDel="00000000" w:rsidR="00000000" w:rsidRPr="00000000">
          <w:rPr>
            <w:color w:val="1155cc"/>
            <w:u w:val="single"/>
            <w:rtl w:val="0"/>
          </w:rPr>
          <w:t xml:space="preserve">https://doi.org/10.1080/00036846.2022.2097193</w:t>
        </w:r>
      </w:hyperlink>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numPr>
          <w:ilvl w:val="0"/>
          <w:numId w:val="3"/>
        </w:numPr>
        <w:ind w:left="720" w:hanging="360"/>
        <w:jc w:val="both"/>
        <w:rPr>
          <w:u w:val="none"/>
        </w:rPr>
      </w:pPr>
      <w:r w:rsidDel="00000000" w:rsidR="00000000" w:rsidRPr="00000000">
        <w:rPr>
          <w:rtl w:val="0"/>
        </w:rPr>
        <w:t xml:space="preserve">González‐Rozada, M., &amp; Levy Yeyati, E. (2008). Global factors and emerging market spreads. The Economic Journal, 118(533), 1917–1936. </w:t>
      </w:r>
      <w:hyperlink r:id="rId13">
        <w:r w:rsidDel="00000000" w:rsidR="00000000" w:rsidRPr="00000000">
          <w:rPr>
            <w:color w:val="1155cc"/>
            <w:u w:val="single"/>
            <w:rtl w:val="0"/>
          </w:rPr>
          <w:t xml:space="preserve">https://doi.org/10.1111/j.1468-0297.2008.02196.x</w:t>
        </w:r>
      </w:hyperlink>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numPr>
          <w:ilvl w:val="0"/>
          <w:numId w:val="3"/>
        </w:numPr>
        <w:ind w:left="720" w:hanging="360"/>
        <w:jc w:val="both"/>
        <w:rPr>
          <w:u w:val="none"/>
        </w:rPr>
      </w:pPr>
      <w:r w:rsidDel="00000000" w:rsidR="00000000" w:rsidRPr="00000000">
        <w:rPr>
          <w:rtl w:val="0"/>
        </w:rPr>
        <w:t xml:space="preserve">Grandes, M., &amp; Peter, M. (2005). How important is sovereign risk in determining corporate default premia? The case of South Africa (IMF Working Paper No. 05/217). International Monetary Fund. </w:t>
      </w:r>
      <w:hyperlink r:id="rId14">
        <w:r w:rsidDel="00000000" w:rsidR="00000000" w:rsidRPr="00000000">
          <w:rPr>
            <w:color w:val="1155cc"/>
            <w:u w:val="single"/>
            <w:rtl w:val="0"/>
          </w:rPr>
          <w:t xml:space="preserve">https://www.imf.org/en/Publications/WP/Issues/2016/12/31/How-Important-Is-Sovereign-Risk-in-Determining-Corporate-Default-Premia-The-Case-of-South-18634</w:t>
        </w:r>
      </w:hyperlink>
      <w:r w:rsidDel="00000000" w:rsidR="00000000" w:rsidRPr="00000000">
        <w:rPr>
          <w:rtl w:val="0"/>
        </w:rPr>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numPr>
          <w:ilvl w:val="0"/>
          <w:numId w:val="3"/>
        </w:numPr>
        <w:ind w:left="720" w:hanging="360"/>
        <w:jc w:val="both"/>
        <w:rPr>
          <w:u w:val="none"/>
        </w:rPr>
      </w:pPr>
      <w:r w:rsidDel="00000000" w:rsidR="00000000" w:rsidRPr="00000000">
        <w:rPr>
          <w:rtl w:val="0"/>
        </w:rPr>
        <w:t xml:space="preserve">Grandes, M., Panigo, D. T., &amp; Pasquini, R. A. (2017). Corporate credit spreads and the sovereign ceiling in Latin America. Emerging Markets Finance and Trade, 53(5), 1217–1240. </w:t>
      </w:r>
      <w:hyperlink r:id="rId15">
        <w:r w:rsidDel="00000000" w:rsidR="00000000" w:rsidRPr="00000000">
          <w:rPr>
            <w:color w:val="1155cc"/>
            <w:u w:val="single"/>
            <w:rtl w:val="0"/>
          </w:rPr>
          <w:t xml:space="preserve">https://doi.org/10.1080/1540496X.2016.1174853</w:t>
        </w:r>
      </w:hyperlink>
      <w:r w:rsidDel="00000000" w:rsidR="00000000" w:rsidRPr="00000000">
        <w:rPr>
          <w:rtl w:val="0"/>
        </w:rPr>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numPr>
          <w:ilvl w:val="0"/>
          <w:numId w:val="3"/>
        </w:numPr>
        <w:ind w:left="720" w:hanging="360"/>
        <w:jc w:val="both"/>
        <w:rPr>
          <w:u w:val="none"/>
        </w:rPr>
      </w:pPr>
      <w:r w:rsidDel="00000000" w:rsidR="00000000" w:rsidRPr="00000000">
        <w:rPr>
          <w:rtl w:val="0"/>
        </w:rPr>
        <w:t xml:space="preserve">Liu, Z., &amp; Spencer, P. (2013). Modelling sovereign credit spreads with international macro-factors: The case of Brazil 1998–2009. Journal of Banking &amp; Finance, 37(2), 241–256. </w:t>
      </w:r>
      <w:hyperlink r:id="rId16">
        <w:r w:rsidDel="00000000" w:rsidR="00000000" w:rsidRPr="00000000">
          <w:rPr>
            <w:color w:val="1155cc"/>
            <w:u w:val="single"/>
            <w:rtl w:val="0"/>
          </w:rPr>
          <w:t xml:space="preserve">https://doi.org/10.1016/j.jbankfin.2012.08.012</w:t>
        </w:r>
      </w:hyperlink>
      <w:r w:rsidDel="00000000" w:rsidR="00000000" w:rsidRPr="00000000">
        <w:rPr>
          <w:rtl w:val="0"/>
        </w:rPr>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numPr>
          <w:ilvl w:val="0"/>
          <w:numId w:val="3"/>
        </w:numPr>
        <w:ind w:left="720" w:hanging="360"/>
        <w:jc w:val="both"/>
        <w:rPr>
          <w:u w:val="none"/>
        </w:rPr>
      </w:pPr>
      <w:r w:rsidDel="00000000" w:rsidR="00000000" w:rsidRPr="00000000">
        <w:rPr>
          <w:rtl w:val="0"/>
        </w:rPr>
        <w:t xml:space="preserve">Silva, E. O., &amp; Paulo, W. L. (2015). Determinants of sovereign CDS spreads: Evidence from Brazil. International Business Research, 8(7), 102–112. </w:t>
      </w:r>
      <w:hyperlink r:id="rId17">
        <w:r w:rsidDel="00000000" w:rsidR="00000000" w:rsidRPr="00000000">
          <w:rPr>
            <w:color w:val="1155cc"/>
            <w:u w:val="single"/>
            <w:rtl w:val="0"/>
          </w:rPr>
          <w:t xml:space="preserve">https://pdfs.semanticscholar.org/1558/e90ca70eec0d1e1208ed07261f14ea76dee8.pdf</w:t>
        </w:r>
      </w:hyperlink>
      <w:r w:rsidDel="00000000" w:rsidR="00000000" w:rsidRPr="00000000">
        <w:rPr>
          <w:rtl w:val="0"/>
        </w:rPr>
      </w:r>
    </w:p>
    <w:p w:rsidR="00000000" w:rsidDel="00000000" w:rsidP="00000000" w:rsidRDefault="00000000" w:rsidRPr="00000000" w14:paraId="0000022D">
      <w:pPr>
        <w:ind w:left="720" w:firstLine="0"/>
        <w:jc w:val="both"/>
        <w:rPr/>
      </w:pPr>
      <w:r w:rsidDel="00000000" w:rsidR="00000000" w:rsidRPr="00000000">
        <w:rPr>
          <w:rtl w:val="0"/>
        </w:rPr>
      </w:r>
    </w:p>
    <w:p w:rsidR="00000000" w:rsidDel="00000000" w:rsidP="00000000" w:rsidRDefault="00000000" w:rsidRPr="00000000" w14:paraId="0000022E">
      <w:pPr>
        <w:numPr>
          <w:ilvl w:val="0"/>
          <w:numId w:val="3"/>
        </w:numPr>
        <w:ind w:left="720" w:hanging="360"/>
        <w:jc w:val="both"/>
        <w:rPr>
          <w:u w:val="none"/>
        </w:rPr>
      </w:pPr>
      <w:r w:rsidDel="00000000" w:rsidR="00000000" w:rsidRPr="00000000">
        <w:rPr>
          <w:rtl w:val="0"/>
        </w:rPr>
        <w:t xml:space="preserve">OECD, ECLAC, CAF, &amp; European Commission. (2024). Mercado de capitales [Capital Markets] (Chapter 3). In Latin American Economic Outlook 2024: Financing Sustainable Development (pp. 119–174). OECD Publishing. </w:t>
      </w:r>
      <w:hyperlink r:id="rId18">
        <w:r w:rsidDel="00000000" w:rsidR="00000000" w:rsidRPr="00000000">
          <w:rPr>
            <w:color w:val="1155cc"/>
            <w:u w:val="single"/>
            <w:rtl w:val="0"/>
          </w:rPr>
          <w:t xml:space="preserve">https://doi.org/10.1787/c437947f-en</w:t>
        </w:r>
      </w:hyperlink>
      <w:r w:rsidDel="00000000" w:rsidR="00000000" w:rsidRPr="00000000">
        <w:rPr>
          <w:rtl w:val="0"/>
        </w:rPr>
      </w:r>
    </w:p>
    <w:p w:rsidR="00000000" w:rsidDel="00000000" w:rsidP="00000000" w:rsidRDefault="00000000" w:rsidRPr="00000000" w14:paraId="0000022F">
      <w:pPr>
        <w:ind w:left="720" w:firstLine="0"/>
        <w:jc w:val="both"/>
        <w:rPr/>
      </w:pPr>
      <w:r w:rsidDel="00000000" w:rsidR="00000000" w:rsidRPr="00000000">
        <w:rPr>
          <w:rtl w:val="0"/>
        </w:rPr>
      </w:r>
    </w:p>
    <w:p w:rsidR="00000000" w:rsidDel="00000000" w:rsidP="00000000" w:rsidRDefault="00000000" w:rsidRPr="00000000" w14:paraId="00000230">
      <w:pPr>
        <w:numPr>
          <w:ilvl w:val="0"/>
          <w:numId w:val="3"/>
        </w:numPr>
        <w:ind w:left="720" w:hanging="360"/>
        <w:jc w:val="both"/>
        <w:rPr>
          <w:u w:val="none"/>
        </w:rPr>
      </w:pPr>
      <w:r w:rsidDel="00000000" w:rsidR="00000000" w:rsidRPr="00000000">
        <w:rPr>
          <w:rtl w:val="0"/>
        </w:rPr>
        <w:t xml:space="preserve">Carvalho, A. G. de, &amp; Marques, F. T. (2020). The microstructure of the Brazilian market for corporate bonds. Revista Brasileira de Gestão de Negócios, 22(Special Issue), 482–500. </w:t>
      </w:r>
      <w:hyperlink r:id="rId19">
        <w:r w:rsidDel="00000000" w:rsidR="00000000" w:rsidRPr="00000000">
          <w:rPr>
            <w:color w:val="1155cc"/>
            <w:u w:val="single"/>
            <w:rtl w:val="0"/>
          </w:rPr>
          <w:t xml:space="preserve">https://doi.org/10.7819/rbgn.v22i0.4061</w:t>
        </w:r>
      </w:hyperlink>
      <w:r w:rsidDel="00000000" w:rsidR="00000000" w:rsidRPr="00000000">
        <w:rPr>
          <w:rtl w:val="0"/>
        </w:rPr>
      </w:r>
    </w:p>
    <w:p w:rsidR="00000000" w:rsidDel="00000000" w:rsidP="00000000" w:rsidRDefault="00000000" w:rsidRPr="00000000" w14:paraId="00000231">
      <w:pPr>
        <w:ind w:left="720" w:firstLine="0"/>
        <w:jc w:val="both"/>
        <w:rPr/>
      </w:pPr>
      <w:r w:rsidDel="00000000" w:rsidR="00000000" w:rsidRPr="00000000">
        <w:rPr>
          <w:rtl w:val="0"/>
        </w:rPr>
      </w:r>
    </w:p>
    <w:p w:rsidR="00000000" w:rsidDel="00000000" w:rsidP="00000000" w:rsidRDefault="00000000" w:rsidRPr="00000000" w14:paraId="00000232">
      <w:pPr>
        <w:numPr>
          <w:ilvl w:val="0"/>
          <w:numId w:val="3"/>
        </w:numPr>
        <w:ind w:left="720" w:hanging="360"/>
        <w:jc w:val="both"/>
        <w:rPr>
          <w:u w:val="none"/>
        </w:rPr>
      </w:pPr>
      <w:r w:rsidDel="00000000" w:rsidR="00000000" w:rsidRPr="00000000">
        <w:rPr>
          <w:rtl w:val="0"/>
        </w:rPr>
        <w:t xml:space="preserve">Banco Central do Brasil (BCB). (varios años). Indicadores econômicos e financeiros. </w:t>
      </w:r>
      <w:hyperlink r:id="rId20">
        <w:r w:rsidDel="00000000" w:rsidR="00000000" w:rsidRPr="00000000">
          <w:rPr>
            <w:color w:val="1155cc"/>
            <w:u w:val="single"/>
            <w:rtl w:val="0"/>
          </w:rPr>
          <w:t xml:space="preserve">https://www.bcb.gov.br</w:t>
        </w:r>
      </w:hyperlink>
      <w:r w:rsidDel="00000000" w:rsidR="00000000" w:rsidRPr="00000000">
        <w:rPr>
          <w:rtl w:val="0"/>
        </w:rPr>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numPr>
          <w:ilvl w:val="0"/>
          <w:numId w:val="3"/>
        </w:numPr>
        <w:ind w:left="720" w:hanging="360"/>
        <w:jc w:val="both"/>
        <w:rPr>
          <w:u w:val="none"/>
        </w:rPr>
      </w:pPr>
      <w:r w:rsidDel="00000000" w:rsidR="00000000" w:rsidRPr="00000000">
        <w:rPr>
          <w:rtl w:val="0"/>
        </w:rPr>
        <w:t xml:space="preserve">Banco de Pagos Internacionales (BIS). (varios años). Base de datos de estadísticas macrofinancieras. </w:t>
      </w:r>
      <w:hyperlink r:id="rId21">
        <w:r w:rsidDel="00000000" w:rsidR="00000000" w:rsidRPr="00000000">
          <w:rPr>
            <w:color w:val="1155cc"/>
            <w:u w:val="single"/>
            <w:rtl w:val="0"/>
          </w:rPr>
          <w:t xml:space="preserve">https://www.bis.org/statistics/</w:t>
        </w:r>
      </w:hyperlink>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numPr>
          <w:ilvl w:val="0"/>
          <w:numId w:val="3"/>
        </w:numPr>
        <w:ind w:left="720" w:hanging="360"/>
        <w:jc w:val="both"/>
        <w:rPr>
          <w:u w:val="none"/>
        </w:rPr>
      </w:pPr>
      <w:r w:rsidDel="00000000" w:rsidR="00000000" w:rsidRPr="00000000">
        <w:rPr>
          <w:rtl w:val="0"/>
        </w:rPr>
        <w:t xml:space="preserve">Fondo Monetario Internacional (FMI). (varios años). World Economic Outlook Database y International Financial Statistics. </w:t>
      </w:r>
      <w:hyperlink r:id="rId22">
        <w:r w:rsidDel="00000000" w:rsidR="00000000" w:rsidRPr="00000000">
          <w:rPr>
            <w:color w:val="1155cc"/>
            <w:u w:val="single"/>
            <w:rtl w:val="0"/>
          </w:rPr>
          <w:t xml:space="preserve">https://www.imf.org</w:t>
        </w:r>
      </w:hyperlink>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numPr>
          <w:ilvl w:val="0"/>
          <w:numId w:val="3"/>
        </w:numPr>
        <w:ind w:left="720" w:hanging="360"/>
        <w:jc w:val="both"/>
        <w:rPr>
          <w:u w:val="none"/>
        </w:rPr>
      </w:pPr>
      <w:r w:rsidDel="00000000" w:rsidR="00000000" w:rsidRPr="00000000">
        <w:rPr>
          <w:rtl w:val="0"/>
        </w:rPr>
        <w:t xml:space="preserve">JP Morgan. (varios años). EMBI Global Index.</w:t>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numPr>
          <w:ilvl w:val="0"/>
          <w:numId w:val="3"/>
        </w:numPr>
        <w:ind w:left="720" w:hanging="360"/>
        <w:jc w:val="both"/>
        <w:rPr>
          <w:u w:val="none"/>
        </w:rPr>
      </w:pPr>
      <w:r w:rsidDel="00000000" w:rsidR="00000000" w:rsidRPr="00000000">
        <w:rPr>
          <w:rtl w:val="0"/>
        </w:rPr>
        <w:t xml:space="preserve">Mishkin, F. S. (2019). The Economics of Money, Banking, and Financial Markets (12th ed.). Pearson.</w:t>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numPr>
          <w:ilvl w:val="0"/>
          <w:numId w:val="3"/>
        </w:numPr>
        <w:ind w:left="720" w:hanging="360"/>
        <w:jc w:val="both"/>
        <w:rPr>
          <w:u w:val="none"/>
        </w:rPr>
      </w:pPr>
      <w:r w:rsidDel="00000000" w:rsidR="00000000" w:rsidRPr="00000000">
        <w:rPr>
          <w:rtl w:val="0"/>
        </w:rPr>
        <w:t xml:space="preserve">Reinhart, C. M., &amp; Rogoff, K. S. (2009). This Time is Different: Eight Centuries of Financial Folly. Princeton University Press.</w:t>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numPr>
          <w:ilvl w:val="0"/>
          <w:numId w:val="3"/>
        </w:numPr>
        <w:ind w:left="720" w:hanging="360"/>
        <w:jc w:val="both"/>
        <w:rPr>
          <w:u w:val="none"/>
        </w:rPr>
      </w:pPr>
      <w:r w:rsidDel="00000000" w:rsidR="00000000" w:rsidRPr="00000000">
        <w:rPr>
          <w:rtl w:val="0"/>
        </w:rPr>
        <w:t xml:space="preserve">Stiglitz, J. E., &amp; Greenwald, B. C. (2003). Towards a New Paradigm in Monetary Economics. Cambridge University Press.</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numPr>
          <w:ilvl w:val="0"/>
          <w:numId w:val="3"/>
        </w:numPr>
        <w:ind w:left="720" w:hanging="360"/>
        <w:jc w:val="both"/>
        <w:rPr>
          <w:u w:val="none"/>
        </w:rPr>
      </w:pPr>
      <w:r w:rsidDel="00000000" w:rsidR="00000000" w:rsidRPr="00000000">
        <w:rPr>
          <w:rtl w:val="0"/>
        </w:rPr>
        <w:t xml:space="preserve">Wooldridge, J. M. (2019). Introductory Econometrics: A Modern Approach (7th ed.). Cengage.</w:t>
      </w:r>
    </w:p>
    <w:p w:rsidR="00000000" w:rsidDel="00000000" w:rsidP="00000000" w:rsidRDefault="00000000" w:rsidRPr="00000000" w14:paraId="00000241">
      <w:pPr>
        <w:ind w:firstLine="708"/>
        <w:jc w:val="both"/>
        <w:rPr/>
      </w:pPr>
      <w:r w:rsidDel="00000000" w:rsidR="00000000" w:rsidRPr="00000000">
        <w:rPr>
          <w:rtl w:val="0"/>
        </w:rPr>
      </w:r>
    </w:p>
    <w:p w:rsidR="00000000" w:rsidDel="00000000" w:rsidP="00000000" w:rsidRDefault="00000000" w:rsidRPr="00000000" w14:paraId="00000242">
      <w:pPr>
        <w:ind w:firstLine="708"/>
        <w:jc w:val="both"/>
        <w:rPr/>
      </w:pPr>
      <w:r w:rsidDel="00000000" w:rsidR="00000000" w:rsidRPr="00000000">
        <w:rPr>
          <w:rtl w:val="0"/>
        </w:rPr>
      </w:r>
    </w:p>
    <w:p w:rsidR="00000000" w:rsidDel="00000000" w:rsidP="00000000" w:rsidRDefault="00000000" w:rsidRPr="00000000" w14:paraId="00000243">
      <w:pPr>
        <w:jc w:val="both"/>
        <w:rPr>
          <w:color w:val="339966"/>
        </w:rPr>
      </w:pPr>
      <w:r w:rsidDel="00000000" w:rsidR="00000000" w:rsidRPr="00000000">
        <w:rPr>
          <w:rtl w:val="0"/>
        </w:rPr>
      </w:r>
    </w:p>
    <w:p w:rsidR="00000000" w:rsidDel="00000000" w:rsidP="00000000" w:rsidRDefault="00000000" w:rsidRPr="00000000" w14:paraId="00000244">
      <w:pPr>
        <w:jc w:val="both"/>
        <w:rPr>
          <w:color w:val="339966"/>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Anexos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anexos se utilizan para presentar información aclaratoria/complementaria del proyecto. (Protocolos de instrumentos de recolección de datos, mapas, estadísticas, fotos, etc.). </w:t>
      </w:r>
    </w:p>
    <w:p w:rsidR="00000000" w:rsidDel="00000000" w:rsidP="00000000" w:rsidRDefault="00000000" w:rsidRPr="00000000" w14:paraId="00000248">
      <w:pPr>
        <w:spacing w:after="240" w:before="240" w:line="276" w:lineRule="auto"/>
        <w:ind w:firstLine="20"/>
        <w:jc w:val="both"/>
        <w:rPr/>
      </w:pPr>
      <w:hyperlink r:id="rId23">
        <w:r w:rsidDel="00000000" w:rsidR="00000000" w:rsidRPr="00000000">
          <w:rPr>
            <w:color w:val="1155cc"/>
            <w:sz w:val="22"/>
            <w:szCs w:val="22"/>
            <w:u w:val="single"/>
            <w:rtl w:val="0"/>
          </w:rPr>
          <w:t xml:space="preserve">https://github.com/thiagossiqueira/econ_research_archive/blob/master/datos_y_modelos/brazil_int_corp.ipynb</w:t>
        </w:r>
      </w:hyperlink>
      <w:r w:rsidDel="00000000" w:rsidR="00000000" w:rsidRPr="00000000">
        <w:rPr>
          <w:rtl w:val="0"/>
        </w:rPr>
      </w:r>
    </w:p>
    <w:p w:rsidR="00000000" w:rsidDel="00000000" w:rsidP="00000000" w:rsidRDefault="00000000" w:rsidRPr="00000000" w14:paraId="00000249">
      <w:pPr>
        <w:spacing w:after="240" w:before="240" w:line="276" w:lineRule="auto"/>
        <w:ind w:firstLine="20"/>
        <w:jc w:val="both"/>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spacing w:after="200" w:line="276" w:lineRule="auto"/>
        <w:rPr>
          <w:b w:val="1"/>
          <w:i w:val="1"/>
        </w:rPr>
        <w:sectPr>
          <w:headerReference r:id="rId24" w:type="default"/>
          <w:type w:val="continuous"/>
          <w:pgSz w:h="16840" w:w="11907" w:orient="portrait"/>
          <w:pgMar w:bottom="1418" w:top="1418" w:left="1701" w:right="1418"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bl>
      <w:tblPr>
        <w:tblStyle w:val="Table5"/>
        <w:tblW w:w="8431.0" w:type="dxa"/>
        <w:jc w:val="center"/>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4794"/>
        <w:gridCol w:w="397"/>
        <w:gridCol w:w="18"/>
        <w:gridCol w:w="3205"/>
        <w:gridCol w:w="17"/>
        <w:tblGridChange w:id="0">
          <w:tblGrid>
            <w:gridCol w:w="4794"/>
            <w:gridCol w:w="397"/>
            <w:gridCol w:w="18"/>
            <w:gridCol w:w="3205"/>
            <w:gridCol w:w="17"/>
          </w:tblGrid>
        </w:tblGridChange>
      </w:tblGrid>
      <w:tr>
        <w:trPr>
          <w:cantSplit w:val="0"/>
          <w:trHeight w:val="895" w:hRule="atLeast"/>
          <w:tblHeader w:val="0"/>
        </w:trPr>
        <w:tc>
          <w:tcPr>
            <w:gridSpan w:val="2"/>
            <w:tcBorders>
              <w:top w:color="000000" w:space="0" w:sz="6" w:val="single"/>
              <w:bottom w:color="000000" w:space="0" w:sz="18" w:val="single"/>
            </w:tcBorders>
            <w:vAlign w:val="center"/>
          </w:tcPr>
          <w:p w:rsidR="00000000" w:rsidDel="00000000" w:rsidP="00000000" w:rsidRDefault="00000000" w:rsidRPr="00000000" w14:paraId="0000024E">
            <w:pPr>
              <w:rPr>
                <w:rFonts w:ascii="Arial Rounded" w:cs="Arial Rounded" w:eastAsia="Arial Rounded" w:hAnsi="Arial Rounded"/>
                <w:b w:val="1"/>
              </w:rPr>
            </w:pPr>
            <w:r w:rsidDel="00000000" w:rsidR="00000000" w:rsidRPr="00000000">
              <w:rPr>
                <w:rFonts w:ascii="Arial Rounded" w:cs="Arial Rounded" w:eastAsia="Arial Rounded" w:hAnsi="Arial Rounded"/>
                <w:b w:val="1"/>
                <w:rtl w:val="0"/>
              </w:rPr>
              <w:t xml:space="preserve">Solicitud de aprobación de</w:t>
            </w:r>
          </w:p>
          <w:p w:rsidR="00000000" w:rsidDel="00000000" w:rsidP="00000000" w:rsidRDefault="00000000" w:rsidRPr="00000000" w14:paraId="0000024F">
            <w:pPr>
              <w:rPr/>
            </w:pPr>
            <w:r w:rsidDel="00000000" w:rsidR="00000000" w:rsidRPr="00000000">
              <w:rPr>
                <w:rFonts w:ascii="Arial Rounded" w:cs="Arial Rounded" w:eastAsia="Arial Rounded" w:hAnsi="Arial Rounded"/>
                <w:b w:val="1"/>
                <w:rtl w:val="0"/>
              </w:rPr>
              <w:t xml:space="preserve">PROYECTO DE TRABAJO FINAL DE MAESTRÍA</w:t>
            </w:r>
            <w:r w:rsidDel="00000000" w:rsidR="00000000" w:rsidRPr="00000000">
              <w:rPr>
                <w:rtl w:val="0"/>
              </w:rPr>
            </w:r>
          </w:p>
        </w:tc>
        <w:tc>
          <w:tcPr>
            <w:gridSpan w:val="3"/>
            <w:tcBorders>
              <w:top w:color="000000" w:space="0" w:sz="6" w:val="single"/>
              <w:bottom w:color="000000" w:space="0" w:sz="18" w:val="single"/>
            </w:tcBorders>
            <w:shd w:fill="auto" w:val="clear"/>
          </w:tcPr>
          <w:p w:rsidR="00000000" w:rsidDel="00000000" w:rsidP="00000000" w:rsidRDefault="00000000" w:rsidRPr="00000000" w14:paraId="00000251">
            <w:pPr>
              <w:rPr>
                <w:sz w:val="20"/>
                <w:szCs w:val="20"/>
              </w:rPr>
            </w:pPr>
            <w:r w:rsidDel="00000000" w:rsidR="00000000" w:rsidRPr="00000000">
              <w:rPr>
                <w:sz w:val="20"/>
                <w:szCs w:val="20"/>
                <w:rtl w:val="0"/>
              </w:rPr>
              <w:t xml:space="preserve">Código de la Maestría</w:t>
            </w:r>
          </w:p>
          <w:p w:rsidR="00000000" w:rsidDel="00000000" w:rsidP="00000000" w:rsidRDefault="00000000" w:rsidRPr="00000000" w14:paraId="00000252">
            <w:pPr>
              <w:rPr>
                <w:rFonts w:ascii="Arial Black" w:cs="Arial Black" w:eastAsia="Arial Black" w:hAnsi="Arial Black"/>
                <w:b w:val="1"/>
                <w:sz w:val="20"/>
                <w:szCs w:val="20"/>
              </w:rPr>
            </w:pPr>
            <w:r w:rsidDel="00000000" w:rsidR="00000000" w:rsidRPr="00000000">
              <w:rPr>
                <w:rFonts w:ascii="Arial Black" w:cs="Arial Black" w:eastAsia="Arial Black" w:hAnsi="Arial Black"/>
                <w:b w:val="1"/>
                <w:sz w:val="20"/>
                <w:szCs w:val="20"/>
                <w:rtl w:val="0"/>
              </w:rPr>
              <w:t xml:space="preserve">                                                                                                                                </w:t>
            </w:r>
          </w:p>
        </w:tc>
      </w:tr>
      <w:tr>
        <w:trPr>
          <w:cantSplit w:val="0"/>
          <w:trHeight w:val="729" w:hRule="atLeast"/>
          <w:tblHeader w:val="0"/>
        </w:trPr>
        <w:tc>
          <w:tcPr>
            <w:gridSpan w:val="2"/>
            <w:tcBorders>
              <w:top w:color="000000" w:space="0" w:sz="18" w:val="single"/>
            </w:tcBorders>
          </w:tcPr>
          <w:p w:rsidR="00000000" w:rsidDel="00000000" w:rsidP="00000000" w:rsidRDefault="00000000" w:rsidRPr="00000000" w14:paraId="00000255">
            <w:pPr>
              <w:spacing w:after="120" w:lineRule="auto"/>
              <w:rPr>
                <w:sz w:val="20"/>
                <w:szCs w:val="20"/>
              </w:rPr>
            </w:pPr>
            <w:r w:rsidDel="00000000" w:rsidR="00000000" w:rsidRPr="00000000">
              <w:rPr>
                <w:sz w:val="20"/>
                <w:szCs w:val="20"/>
                <w:rtl w:val="0"/>
              </w:rPr>
              <w:t xml:space="preserve">Nombre y apellido del alumno</w:t>
            </w:r>
          </w:p>
          <w:p w:rsidR="00000000" w:rsidDel="00000000" w:rsidP="00000000" w:rsidRDefault="00000000" w:rsidRPr="00000000" w14:paraId="00000256">
            <w:pPr>
              <w:spacing w:after="120" w:lineRule="auto"/>
              <w:rPr>
                <w:sz w:val="16"/>
                <w:szCs w:val="16"/>
              </w:rPr>
            </w:pPr>
            <w:r w:rsidDel="00000000" w:rsidR="00000000" w:rsidRPr="00000000">
              <w:rPr>
                <w:rtl w:val="0"/>
              </w:rPr>
            </w:r>
          </w:p>
        </w:tc>
        <w:tc>
          <w:tcPr>
            <w:gridSpan w:val="3"/>
            <w:tcBorders>
              <w:top w:color="000000" w:space="0" w:sz="18" w:val="single"/>
            </w:tcBorders>
          </w:tcPr>
          <w:p w:rsidR="00000000" w:rsidDel="00000000" w:rsidP="00000000" w:rsidRDefault="00000000" w:rsidRPr="00000000" w14:paraId="00000258">
            <w:pPr>
              <w:spacing w:after="120" w:lineRule="auto"/>
              <w:rPr>
                <w:sz w:val="16"/>
                <w:szCs w:val="16"/>
              </w:rPr>
            </w:pPr>
            <w:r w:rsidDel="00000000" w:rsidR="00000000" w:rsidRPr="00000000">
              <w:rPr>
                <w:sz w:val="20"/>
                <w:szCs w:val="20"/>
                <w:rtl w:val="0"/>
              </w:rPr>
              <w:t xml:space="preserve">Tipo y N° de documento de identidad</w:t>
            </w:r>
            <w:r w:rsidDel="00000000" w:rsidR="00000000" w:rsidRPr="00000000">
              <w:rPr>
                <w:rtl w:val="0"/>
              </w:rPr>
            </w:r>
          </w:p>
        </w:tc>
      </w:tr>
      <w:tr>
        <w:trPr>
          <w:cantSplit w:val="0"/>
          <w:trHeight w:val="701" w:hRule="atLeast"/>
          <w:tblHeader w:val="0"/>
        </w:trPr>
        <w:tc>
          <w:tcPr>
            <w:gridSpan w:val="3"/>
          </w:tcPr>
          <w:p w:rsidR="00000000" w:rsidDel="00000000" w:rsidP="00000000" w:rsidRDefault="00000000" w:rsidRPr="00000000" w14:paraId="0000025B">
            <w:pPr>
              <w:spacing w:after="120" w:before="80" w:lineRule="auto"/>
              <w:rPr>
                <w:sz w:val="20"/>
                <w:szCs w:val="20"/>
              </w:rPr>
            </w:pPr>
            <w:r w:rsidDel="00000000" w:rsidR="00000000" w:rsidRPr="00000000">
              <w:rPr>
                <w:sz w:val="20"/>
                <w:szCs w:val="20"/>
                <w:rtl w:val="0"/>
              </w:rPr>
              <w:t xml:space="preserve">Año de ingreso a la Maestría - Ciclo</w:t>
            </w:r>
          </w:p>
        </w:tc>
        <w:tc>
          <w:tcPr>
            <w:gridSpan w:val="2"/>
          </w:tcPr>
          <w:p w:rsidR="00000000" w:rsidDel="00000000" w:rsidP="00000000" w:rsidRDefault="00000000" w:rsidRPr="00000000" w14:paraId="0000025E">
            <w:pPr>
              <w:spacing w:after="120" w:before="80" w:lineRule="auto"/>
              <w:rPr>
                <w:sz w:val="20"/>
                <w:szCs w:val="20"/>
              </w:rPr>
            </w:pPr>
            <w:r w:rsidDel="00000000" w:rsidR="00000000" w:rsidRPr="00000000">
              <w:rPr>
                <w:rtl w:val="0"/>
              </w:rPr>
            </w:r>
          </w:p>
        </w:tc>
      </w:tr>
      <w:tr>
        <w:trPr>
          <w:cantSplit w:val="0"/>
          <w:trHeight w:val="133" w:hRule="atLeast"/>
          <w:tblHeader w:val="0"/>
        </w:trPr>
        <w:tc>
          <w:tcPr>
            <w:gridSpan w:val="4"/>
            <w:tcBorders>
              <w:top w:color="000000" w:space="0" w:sz="6" w:val="single"/>
              <w:bottom w:color="000000" w:space="0" w:sz="6" w:val="single"/>
            </w:tcBorders>
            <w:shd w:fill="000000" w:val="clear"/>
            <w:vAlign w:val="center"/>
          </w:tcPr>
          <w:p w:rsidR="00000000" w:rsidDel="00000000" w:rsidP="00000000" w:rsidRDefault="00000000" w:rsidRPr="00000000" w14:paraId="00000260">
            <w:pPr>
              <w:spacing w:after="120" w:lineRule="auto"/>
              <w:rPr>
                <w:sz w:val="16"/>
                <w:szCs w:val="16"/>
              </w:rPr>
            </w:pPr>
            <w:r w:rsidDel="00000000" w:rsidR="00000000" w:rsidRPr="00000000">
              <w:rPr>
                <w:rtl w:val="0"/>
              </w:rPr>
            </w:r>
          </w:p>
        </w:tc>
      </w:tr>
      <w:tr>
        <w:trPr>
          <w:cantSplit w:val="0"/>
          <w:trHeight w:val="935" w:hRule="atLeast"/>
          <w:tblHeader w:val="0"/>
        </w:trPr>
        <w:tc>
          <w:tcPr>
            <w:gridSpan w:val="4"/>
          </w:tcPr>
          <w:p w:rsidR="00000000" w:rsidDel="00000000" w:rsidP="00000000" w:rsidRDefault="00000000" w:rsidRPr="00000000" w14:paraId="00000264">
            <w:pPr>
              <w:spacing w:after="120" w:before="80" w:lineRule="auto"/>
              <w:rPr>
                <w:sz w:val="20"/>
                <w:szCs w:val="20"/>
              </w:rPr>
            </w:pPr>
            <w:r w:rsidDel="00000000" w:rsidR="00000000" w:rsidRPr="00000000">
              <w:rPr>
                <w:sz w:val="20"/>
                <w:szCs w:val="20"/>
                <w:rtl w:val="0"/>
              </w:rPr>
              <w:t xml:space="preserve">Título del Trabajo Final (preliminar)</w:t>
            </w:r>
          </w:p>
          <w:p w:rsidR="00000000" w:rsidDel="00000000" w:rsidP="00000000" w:rsidRDefault="00000000" w:rsidRPr="00000000" w14:paraId="00000265">
            <w:pPr>
              <w:spacing w:after="120" w:before="240" w:lineRule="auto"/>
              <w:rPr>
                <w:sz w:val="20"/>
                <w:szCs w:val="20"/>
              </w:rPr>
            </w:pPr>
            <w:r w:rsidDel="00000000" w:rsidR="00000000" w:rsidRPr="00000000">
              <w:rPr>
                <w:rtl w:val="0"/>
              </w:rPr>
            </w:r>
          </w:p>
        </w:tc>
      </w:tr>
      <w:tr>
        <w:trPr>
          <w:cantSplit w:val="0"/>
          <w:trHeight w:val="2691" w:hRule="atLeast"/>
          <w:tblHeader w:val="0"/>
        </w:trPr>
        <w:tc>
          <w:tcPr>
            <w:gridSpan w:val="4"/>
            <w:tcBorders>
              <w:bottom w:color="000000" w:space="0" w:sz="6" w:val="single"/>
            </w:tcBorders>
          </w:tcPr>
          <w:p w:rsidR="00000000" w:rsidDel="00000000" w:rsidP="00000000" w:rsidRDefault="00000000" w:rsidRPr="00000000" w14:paraId="00000269">
            <w:pPr>
              <w:spacing w:after="120" w:before="80" w:lineRule="auto"/>
              <w:rPr>
                <w:sz w:val="20"/>
                <w:szCs w:val="20"/>
              </w:rPr>
            </w:pPr>
            <w:r w:rsidDel="00000000" w:rsidR="00000000" w:rsidRPr="00000000">
              <w:rPr>
                <w:sz w:val="20"/>
                <w:szCs w:val="20"/>
                <w:rtl w:val="0"/>
              </w:rPr>
              <w:t xml:space="preserve">Conformidad del profesional propuesto como Director de Trabajo Final</w:t>
            </w:r>
          </w:p>
          <w:p w:rsidR="00000000" w:rsidDel="00000000" w:rsidP="00000000" w:rsidRDefault="00000000" w:rsidRPr="00000000" w14:paraId="0000026A">
            <w:pPr>
              <w:spacing w:after="120" w:lineRule="auto"/>
              <w:jc w:val="both"/>
              <w:rPr/>
            </w:pPr>
            <w:r w:rsidDel="00000000" w:rsidR="00000000" w:rsidRPr="00000000">
              <w:rPr>
                <w:rtl w:val="0"/>
              </w:rPr>
              <w:t xml:space="preserve">He revisado el proyecto y acepto la postulación como Director comprometiéndome a dirigir las tareas del alumno orientadas a elaborar su Trabajo Final de Maestría.</w:t>
            </w:r>
          </w:p>
          <w:p w:rsidR="00000000" w:rsidDel="00000000" w:rsidP="00000000" w:rsidRDefault="00000000" w:rsidRPr="00000000" w14:paraId="0000026B">
            <w:pPr>
              <w:spacing w:before="80" w:lineRule="auto"/>
              <w:rPr>
                <w:sz w:val="16"/>
                <w:szCs w:val="16"/>
              </w:rPr>
            </w:pPr>
            <w:r w:rsidDel="00000000" w:rsidR="00000000" w:rsidRPr="00000000">
              <w:rPr>
                <w:rtl w:val="0"/>
              </w:rPr>
            </w:r>
          </w:p>
          <w:p w:rsidR="00000000" w:rsidDel="00000000" w:rsidP="00000000" w:rsidRDefault="00000000" w:rsidRPr="00000000" w14:paraId="0000026C">
            <w:pPr>
              <w:spacing w:before="80" w:lineRule="auto"/>
              <w:rPr>
                <w:sz w:val="16"/>
                <w:szCs w:val="16"/>
              </w:rPr>
            </w:pPr>
            <w:r w:rsidDel="00000000" w:rsidR="00000000" w:rsidRPr="00000000">
              <w:rPr>
                <w:sz w:val="16"/>
                <w:szCs w:val="16"/>
                <w:rtl w:val="0"/>
              </w:rPr>
              <w:t xml:space="preserve">Firma del Director de Trabajo Final …………………………………………………                 </w:t>
            </w:r>
          </w:p>
          <w:p w:rsidR="00000000" w:rsidDel="00000000" w:rsidP="00000000" w:rsidRDefault="00000000" w:rsidRPr="00000000" w14:paraId="0000026D">
            <w:pPr>
              <w:spacing w:before="80" w:lineRule="auto"/>
              <w:rPr>
                <w:sz w:val="16"/>
                <w:szCs w:val="16"/>
              </w:rPr>
            </w:pPr>
            <w:r w:rsidDel="00000000" w:rsidR="00000000" w:rsidRPr="00000000">
              <w:rPr>
                <w:rtl w:val="0"/>
              </w:rPr>
            </w:r>
          </w:p>
          <w:p w:rsidR="00000000" w:rsidDel="00000000" w:rsidP="00000000" w:rsidRDefault="00000000" w:rsidRPr="00000000" w14:paraId="0000026E">
            <w:pPr>
              <w:spacing w:before="80" w:lineRule="auto"/>
              <w:rPr>
                <w:sz w:val="16"/>
                <w:szCs w:val="16"/>
              </w:rPr>
            </w:pPr>
            <w:r w:rsidDel="00000000" w:rsidR="00000000" w:rsidRPr="00000000">
              <w:rPr>
                <w:sz w:val="16"/>
                <w:szCs w:val="16"/>
                <w:rtl w:val="0"/>
              </w:rPr>
              <w:t xml:space="preserve">Aclaración……………………………………………………………………………</w:t>
            </w:r>
          </w:p>
          <w:p w:rsidR="00000000" w:rsidDel="00000000" w:rsidP="00000000" w:rsidRDefault="00000000" w:rsidRPr="00000000" w14:paraId="0000026F">
            <w:pPr>
              <w:spacing w:before="80" w:lineRule="auto"/>
              <w:rPr>
                <w:sz w:val="16"/>
                <w:szCs w:val="16"/>
              </w:rPr>
            </w:pPr>
            <w:r w:rsidDel="00000000" w:rsidR="00000000" w:rsidRPr="00000000">
              <w:rPr>
                <w:rtl w:val="0"/>
              </w:rPr>
            </w:r>
          </w:p>
          <w:p w:rsidR="00000000" w:rsidDel="00000000" w:rsidP="00000000" w:rsidRDefault="00000000" w:rsidRPr="00000000" w14:paraId="00000270">
            <w:pPr>
              <w:spacing w:after="120" w:before="80" w:lineRule="auto"/>
              <w:rPr>
                <w:sz w:val="16"/>
                <w:szCs w:val="16"/>
              </w:rPr>
            </w:pPr>
            <w:r w:rsidDel="00000000" w:rsidR="00000000" w:rsidRPr="00000000">
              <w:rPr>
                <w:sz w:val="16"/>
                <w:szCs w:val="16"/>
                <w:rtl w:val="0"/>
              </w:rPr>
              <w:t xml:space="preserve">Lugar y fecha…………………………………………………………………………</w:t>
            </w:r>
          </w:p>
        </w:tc>
      </w:tr>
      <w:tr>
        <w:trPr>
          <w:cantSplit w:val="0"/>
          <w:trHeight w:val="357" w:hRule="atLeast"/>
          <w:tblHeader w:val="0"/>
        </w:trPr>
        <w:tc>
          <w:tcPr>
            <w:gridSpan w:val="4"/>
            <w:tcBorders>
              <w:top w:color="000000" w:space="0" w:sz="6" w:val="single"/>
              <w:bottom w:color="000000" w:space="0" w:sz="6" w:val="single"/>
            </w:tcBorders>
            <w:shd w:fill="a6a6a6" w:val="clear"/>
            <w:vAlign w:val="center"/>
          </w:tcPr>
          <w:p w:rsidR="00000000" w:rsidDel="00000000" w:rsidP="00000000" w:rsidRDefault="00000000" w:rsidRPr="00000000" w14:paraId="00000274">
            <w:pPr>
              <w:spacing w:after="120" w:before="80" w:lineRule="auto"/>
              <w:rPr>
                <w:b w:val="1"/>
                <w:color w:val="ffffff"/>
                <w:sz w:val="20"/>
                <w:szCs w:val="20"/>
              </w:rPr>
            </w:pPr>
            <w:r w:rsidDel="00000000" w:rsidR="00000000" w:rsidRPr="00000000">
              <w:rPr>
                <w:b w:val="1"/>
                <w:color w:val="ffffff"/>
                <w:sz w:val="20"/>
                <w:szCs w:val="20"/>
                <w:rtl w:val="0"/>
              </w:rPr>
              <w:t xml:space="preserve">Datos de contacto del postulante a Director</w:t>
            </w:r>
          </w:p>
          <w:p w:rsidR="00000000" w:rsidDel="00000000" w:rsidP="00000000" w:rsidRDefault="00000000" w:rsidRPr="00000000" w14:paraId="00000275">
            <w:pPr>
              <w:spacing w:after="120" w:lineRule="auto"/>
              <w:rPr>
                <w:color w:val="ffffff"/>
                <w:sz w:val="16"/>
                <w:szCs w:val="16"/>
              </w:rPr>
            </w:pPr>
            <w:r w:rsidDel="00000000" w:rsidR="00000000" w:rsidRPr="00000000">
              <w:rPr>
                <w:rtl w:val="0"/>
              </w:rPr>
            </w:r>
          </w:p>
        </w:tc>
      </w:tr>
      <w:tr>
        <w:trPr>
          <w:cantSplit w:val="0"/>
          <w:trHeight w:val="737" w:hRule="atLeast"/>
          <w:tblHeader w:val="0"/>
        </w:trPr>
        <w:tc>
          <w:tcPr>
            <w:tcBorders>
              <w:top w:color="000000" w:space="0" w:sz="6" w:val="single"/>
            </w:tcBorders>
          </w:tcPr>
          <w:p w:rsidR="00000000" w:rsidDel="00000000" w:rsidP="00000000" w:rsidRDefault="00000000" w:rsidRPr="00000000" w14:paraId="00000279">
            <w:pPr>
              <w:spacing w:after="120" w:before="80" w:lineRule="auto"/>
              <w:rPr>
                <w:sz w:val="20"/>
                <w:szCs w:val="20"/>
              </w:rPr>
            </w:pPr>
            <w:r w:rsidDel="00000000" w:rsidR="00000000" w:rsidRPr="00000000">
              <w:rPr>
                <w:sz w:val="20"/>
                <w:szCs w:val="20"/>
                <w:rtl w:val="0"/>
              </w:rPr>
              <w:t xml:space="preserve">Correo electrónico</w:t>
            </w:r>
          </w:p>
        </w:tc>
        <w:tc>
          <w:tcPr>
            <w:gridSpan w:val="3"/>
            <w:tcBorders>
              <w:top w:color="000000" w:space="0" w:sz="6" w:val="single"/>
            </w:tcBorders>
          </w:tcPr>
          <w:p w:rsidR="00000000" w:rsidDel="00000000" w:rsidP="00000000" w:rsidRDefault="00000000" w:rsidRPr="00000000" w14:paraId="0000027A">
            <w:pPr>
              <w:spacing w:after="120" w:lineRule="auto"/>
              <w:rPr>
                <w:sz w:val="20"/>
                <w:szCs w:val="20"/>
              </w:rPr>
            </w:pPr>
            <w:r w:rsidDel="00000000" w:rsidR="00000000" w:rsidRPr="00000000">
              <w:rPr>
                <w:sz w:val="20"/>
                <w:szCs w:val="20"/>
                <w:rtl w:val="0"/>
              </w:rPr>
              <w:t xml:space="preserve">Teléfonos</w:t>
            </w:r>
          </w:p>
        </w:tc>
      </w:tr>
      <w:tr>
        <w:trPr>
          <w:cantSplit w:val="0"/>
          <w:trHeight w:val="143" w:hRule="atLeast"/>
          <w:tblHeader w:val="0"/>
        </w:trPr>
        <w:tc>
          <w:tcPr>
            <w:gridSpan w:val="4"/>
            <w:shd w:fill="000000" w:val="clear"/>
            <w:vAlign w:val="center"/>
          </w:tcPr>
          <w:p w:rsidR="00000000" w:rsidDel="00000000" w:rsidP="00000000" w:rsidRDefault="00000000" w:rsidRPr="00000000" w14:paraId="0000027D">
            <w:pPr>
              <w:spacing w:after="120" w:lineRule="auto"/>
              <w:rPr>
                <w:sz w:val="16"/>
                <w:szCs w:val="16"/>
              </w:rPr>
            </w:pPr>
            <w:r w:rsidDel="00000000" w:rsidR="00000000" w:rsidRPr="00000000">
              <w:rPr>
                <w:rtl w:val="0"/>
              </w:rPr>
            </w:r>
          </w:p>
        </w:tc>
      </w:tr>
      <w:tr>
        <w:trPr>
          <w:cantSplit w:val="0"/>
          <w:trHeight w:val="1251" w:hRule="atLeast"/>
          <w:tblHeader w:val="0"/>
        </w:trPr>
        <w:tc>
          <w:tcPr>
            <w:gridSpan w:val="4"/>
          </w:tcPr>
          <w:p w:rsidR="00000000" w:rsidDel="00000000" w:rsidP="00000000" w:rsidRDefault="00000000" w:rsidRPr="00000000" w14:paraId="00000281">
            <w:pPr>
              <w:spacing w:after="120" w:before="120" w:lineRule="auto"/>
              <w:rPr>
                <w:sz w:val="20"/>
                <w:szCs w:val="20"/>
              </w:rPr>
            </w:pPr>
            <w:r w:rsidDel="00000000" w:rsidR="00000000" w:rsidRPr="00000000">
              <w:rPr>
                <w:sz w:val="20"/>
                <w:szCs w:val="20"/>
                <w:rtl w:val="0"/>
              </w:rPr>
              <w:t xml:space="preserve">Se adjunta a este formulario:</w:t>
            </w:r>
          </w:p>
          <w:p w:rsidR="00000000" w:rsidDel="00000000" w:rsidP="00000000" w:rsidRDefault="00000000" w:rsidRPr="00000000" w14:paraId="00000282">
            <w:pPr>
              <w:numPr>
                <w:ilvl w:val="0"/>
                <w:numId w:val="10"/>
              </w:numPr>
              <w:spacing w:after="0" w:lineRule="auto"/>
              <w:ind w:left="720" w:hanging="360"/>
              <w:rPr>
                <w:sz w:val="20"/>
                <w:szCs w:val="20"/>
              </w:rPr>
            </w:pPr>
            <w:r w:rsidDel="00000000" w:rsidR="00000000" w:rsidRPr="00000000">
              <w:rPr>
                <w:sz w:val="20"/>
                <w:szCs w:val="20"/>
                <w:rtl w:val="0"/>
              </w:rPr>
              <w:t xml:space="preserve">Proyecto de Trabajo Final de Maestría</w:t>
            </w:r>
          </w:p>
          <w:p w:rsidR="00000000" w:rsidDel="00000000" w:rsidP="00000000" w:rsidRDefault="00000000" w:rsidRPr="00000000" w14:paraId="00000283">
            <w:pPr>
              <w:numPr>
                <w:ilvl w:val="0"/>
                <w:numId w:val="10"/>
              </w:numPr>
              <w:ind w:left="720" w:hanging="360"/>
              <w:rPr>
                <w:sz w:val="20"/>
                <w:szCs w:val="20"/>
              </w:rPr>
            </w:pPr>
            <w:r w:rsidDel="00000000" w:rsidR="00000000" w:rsidRPr="00000000">
              <w:rPr>
                <w:sz w:val="20"/>
                <w:szCs w:val="20"/>
                <w:rtl w:val="0"/>
              </w:rPr>
              <w:t xml:space="preserve">CV del postulante a Director de Trabajo Final (si no fuera docente de la Maestría)</w:t>
            </w:r>
          </w:p>
        </w:tc>
      </w:tr>
      <w:tr>
        <w:trPr>
          <w:cantSplit w:val="0"/>
          <w:trHeight w:val="799" w:hRule="atLeast"/>
          <w:tblHeader w:val="0"/>
        </w:trPr>
        <w:tc>
          <w:tcPr>
            <w:gridSpan w:val="3"/>
            <w:tcBorders>
              <w:bottom w:color="000000" w:space="0" w:sz="36" w:val="single"/>
            </w:tcBorders>
          </w:tcPr>
          <w:p w:rsidR="00000000" w:rsidDel="00000000" w:rsidP="00000000" w:rsidRDefault="00000000" w:rsidRPr="00000000" w14:paraId="00000287">
            <w:pPr>
              <w:spacing w:after="120" w:before="120" w:lineRule="auto"/>
              <w:rPr>
                <w:sz w:val="20"/>
                <w:szCs w:val="20"/>
              </w:rPr>
            </w:pPr>
            <w:r w:rsidDel="00000000" w:rsidR="00000000" w:rsidRPr="00000000">
              <w:rPr>
                <w:sz w:val="20"/>
                <w:szCs w:val="20"/>
                <w:rtl w:val="0"/>
              </w:rPr>
              <w:t xml:space="preserve">Fecha</w:t>
            </w:r>
          </w:p>
        </w:tc>
        <w:tc>
          <w:tcPr>
            <w:tcBorders>
              <w:bottom w:color="000000" w:space="0" w:sz="36" w:val="single"/>
            </w:tcBorders>
          </w:tcPr>
          <w:p w:rsidR="00000000" w:rsidDel="00000000" w:rsidP="00000000" w:rsidRDefault="00000000" w:rsidRPr="00000000" w14:paraId="0000028A">
            <w:pPr>
              <w:spacing w:after="120" w:before="120" w:lineRule="auto"/>
              <w:rPr>
                <w:sz w:val="20"/>
                <w:szCs w:val="20"/>
              </w:rPr>
            </w:pPr>
            <w:r w:rsidDel="00000000" w:rsidR="00000000" w:rsidRPr="00000000">
              <w:rPr>
                <w:sz w:val="20"/>
                <w:szCs w:val="20"/>
                <w:rtl w:val="0"/>
              </w:rPr>
              <w:t xml:space="preserve">Firma del alumno</w:t>
            </w:r>
          </w:p>
        </w:tc>
      </w:tr>
      <w:tr>
        <w:trPr>
          <w:cantSplit w:val="0"/>
          <w:trHeight w:val="2745" w:hRule="atLeast"/>
          <w:tblHeader w:val="0"/>
        </w:trPr>
        <w:tc>
          <w:tcPr>
            <w:gridSpan w:val="4"/>
            <w:tcBorders>
              <w:top w:color="000000" w:space="0" w:sz="36" w:val="single"/>
              <w:bottom w:color="000000" w:space="0" w:sz="4" w:val="single"/>
            </w:tcBorders>
          </w:tcPr>
          <w:p w:rsidR="00000000" w:rsidDel="00000000" w:rsidP="00000000" w:rsidRDefault="00000000" w:rsidRPr="00000000" w14:paraId="0000028B">
            <w:pPr>
              <w:spacing w:after="120" w:before="120" w:lineRule="auto"/>
              <w:jc w:val="center"/>
              <w:rPr>
                <w:b w:val="1"/>
                <w:sz w:val="20"/>
                <w:szCs w:val="20"/>
              </w:rPr>
            </w:pPr>
            <w:r w:rsidDel="00000000" w:rsidR="00000000" w:rsidRPr="00000000">
              <w:rPr>
                <w:b w:val="1"/>
                <w:sz w:val="20"/>
                <w:szCs w:val="20"/>
                <w:rtl w:val="0"/>
              </w:rPr>
              <w:t xml:space="preserve">Para uso exclusivo de la Dirección de la Maestría</w:t>
            </w:r>
          </w:p>
          <w:p w:rsidR="00000000" w:rsidDel="00000000" w:rsidP="00000000" w:rsidRDefault="00000000" w:rsidRPr="00000000" w14:paraId="0000028C">
            <w:pPr>
              <w:spacing w:after="120" w:before="120" w:lineRule="auto"/>
              <w:jc w:val="center"/>
              <w:rPr>
                <w:b w:val="1"/>
                <w:sz w:val="20"/>
                <w:szCs w:val="20"/>
              </w:rPr>
            </w:pPr>
            <w:r w:rsidDel="00000000" w:rsidR="00000000" w:rsidRPr="00000000">
              <w:rPr>
                <w:rtl w:val="0"/>
              </w:rPr>
            </w:r>
          </w:p>
          <w:p w:rsidR="00000000" w:rsidDel="00000000" w:rsidP="00000000" w:rsidRDefault="00000000" w:rsidRPr="00000000" w14:paraId="0000028D">
            <w:pPr>
              <w:spacing w:before="120" w:lineRule="auto"/>
              <w:jc w:val="both"/>
              <w:rPr/>
            </w:pPr>
            <w:r w:rsidDel="00000000" w:rsidR="00000000" w:rsidRPr="00000000">
              <w:rPr>
                <w:rtl w:val="0"/>
              </w:rPr>
              <w:t xml:space="preserve">Se solicita a la EEP elevar al Consejo Directivo de la FCE el pedido de aprobación de tema de Trabajo Final y designación de Director/a propuesto/a.</w:t>
            </w:r>
          </w:p>
          <w:p w:rsidR="00000000" w:rsidDel="00000000" w:rsidP="00000000" w:rsidRDefault="00000000" w:rsidRPr="00000000" w14:paraId="0000028E">
            <w:pPr>
              <w:spacing w:after="120" w:before="120" w:lineRule="auto"/>
              <w:jc w:val="both"/>
              <w:rPr/>
            </w:pPr>
            <w:r w:rsidDel="00000000" w:rsidR="00000000" w:rsidRPr="00000000">
              <w:rPr>
                <w:rtl w:val="0"/>
              </w:rPr>
            </w:r>
          </w:p>
          <w:p w:rsidR="00000000" w:rsidDel="00000000" w:rsidP="00000000" w:rsidRDefault="00000000" w:rsidRPr="00000000" w14:paraId="0000028F">
            <w:pPr>
              <w:spacing w:after="120" w:before="120" w:lineRule="auto"/>
              <w:jc w:val="both"/>
              <w:rPr/>
            </w:pPr>
            <w:r w:rsidDel="00000000" w:rsidR="00000000" w:rsidRPr="00000000">
              <w:rPr>
                <w:rtl w:val="0"/>
              </w:rPr>
            </w:r>
          </w:p>
          <w:p w:rsidR="00000000" w:rsidDel="00000000" w:rsidP="00000000" w:rsidRDefault="00000000" w:rsidRPr="00000000" w14:paraId="00000290">
            <w:pPr>
              <w:jc w:val="both"/>
              <w:rPr/>
            </w:pPr>
            <w:r w:rsidDel="00000000" w:rsidR="00000000" w:rsidRPr="00000000">
              <w:rPr>
                <w:rtl w:val="0"/>
              </w:rPr>
              <w:t xml:space="preserve">        </w:t>
            </w:r>
            <w:r w:rsidDel="00000000" w:rsidR="00000000" w:rsidRPr="00000000">
              <w:rPr>
                <w:sz w:val="16"/>
                <w:szCs w:val="16"/>
                <w:rtl w:val="0"/>
              </w:rPr>
              <w:t xml:space="preserve">FIRMA AUTORIDAD ACADÉMICA                                           ACLARACIÓN                                  FECHA</w:t>
            </w:r>
            <w:r w:rsidDel="00000000" w:rsidR="00000000" w:rsidRPr="00000000">
              <w:rPr>
                <w:rtl w:val="0"/>
              </w:rPr>
            </w:r>
          </w:p>
        </w:tc>
      </w:tr>
    </w:tbl>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Form. PTFM v0</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1"/>
          <w:i w:val="1"/>
          <w:smallCaps w:val="0"/>
          <w:strike w:val="0"/>
          <w:color w:val="000000"/>
          <w:sz w:val="16"/>
          <w:szCs w:val="16"/>
          <w:u w:val="none"/>
          <w:shd w:fill="auto" w:val="clear"/>
          <w:vertAlign w:val="baseline"/>
          <w:rtl w:val="0"/>
        </w:rPr>
        <w:t xml:space="preserve">PRESENTAR EN LA RECEPCIÓN DE LA ESCUELA DE ESTUDIOS DE POSGRADO</w:t>
      </w:r>
      <w:r w:rsidDel="00000000" w:rsidR="00000000" w:rsidRPr="00000000">
        <w:rPr>
          <w:rtl w:val="0"/>
        </w:rPr>
      </w:r>
    </w:p>
    <w:sectPr>
      <w:headerReference r:id="rId25" w:type="default"/>
      <w:footerReference r:id="rId26" w:type="default"/>
      <w:type w:val="nextPage"/>
      <w:pgSz w:h="16840" w:w="11907" w:orient="portrait"/>
      <w:pgMar w:bottom="993" w:top="2693" w:left="1701"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Cambria"/>
  <w:font w:name="Arial"/>
  <w:font w:name="Courier New"/>
  <w:font w:name="Arial Rounded"/>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Título del Proyecto de Trabajo Final de Maestría (PTFM):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debe dar cuenta del tema sobre el cual trata el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TFM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 se trata de un proyecto de investigación empírica deberá  hacer referencia a la problemática en un período de tiempo y ubicación geográfica.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 recomienda que no supere las 12 palabras. Debe escribirse en letra minúscula; las mayúsculas se utilizarán solo cuando corresponda ortográficamente (letra inicial del título; sustantivos propios; siglas).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037455" cy="941070"/>
          <wp:effectExtent b="0" l="0" r="0" t="0"/>
          <wp:docPr descr="Imagen que contiene dibujo&#10;&#10;Descripción generada automáticamente" id="1" name="image1.png"/>
          <a:graphic>
            <a:graphicData uri="http://schemas.openxmlformats.org/drawingml/2006/picture">
              <pic:pic>
                <pic:nvPicPr>
                  <pic:cNvPr descr="Imagen que contiene dibujo&#10;&#10;Descripción generada automáticamente" id="0" name="image1.png"/>
                  <pic:cNvPicPr preferRelativeResize="0"/>
                </pic:nvPicPr>
                <pic:blipFill>
                  <a:blip r:embed="rId1"/>
                  <a:srcRect b="0" l="0" r="0" t="0"/>
                  <a:stretch>
                    <a:fillRect/>
                  </a:stretch>
                </pic:blipFill>
                <pic:spPr>
                  <a:xfrm>
                    <a:off x="0" y="0"/>
                    <a:ext cx="5037455" cy="94107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037455" cy="941070"/>
          <wp:effectExtent b="0" l="0" r="0" t="0"/>
          <wp:docPr descr="Imagen que contiene dibujo&#10;&#10;Descripción generada automáticamente" id="2" name="image1.png"/>
          <a:graphic>
            <a:graphicData uri="http://schemas.openxmlformats.org/drawingml/2006/picture">
              <pic:pic>
                <pic:nvPicPr>
                  <pic:cNvPr descr="Imagen que contiene dibujo&#10;&#10;Descripción generada automáticamente" id="0" name="image1.png"/>
                  <pic:cNvPicPr preferRelativeResize="0"/>
                </pic:nvPicPr>
                <pic:blipFill>
                  <a:blip r:embed="rId1"/>
                  <a:srcRect b="0" l="0" r="0" t="0"/>
                  <a:stretch>
                    <a:fillRect/>
                  </a:stretch>
                </pic:blipFill>
                <pic:spPr>
                  <a:xfrm>
                    <a:off x="0" y="0"/>
                    <a:ext cx="5037455" cy="9410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jc w:val="center"/>
    </w:pPr>
    <w:rPr>
      <w:rFonts w:ascii="Verdana" w:cs="Verdana" w:eastAsia="Verdana" w:hAnsi="Verdana"/>
      <w:b w:val="1"/>
      <w:color w:val="00000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Tahoma" w:cs="Tahoma" w:eastAsia="Tahoma" w:hAnsi="Tahoma"/>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cb.gov.br" TargetMode="External"/><Relationship Id="rId22" Type="http://schemas.openxmlformats.org/officeDocument/2006/relationships/hyperlink" Target="https://www.imf.org" TargetMode="External"/><Relationship Id="rId21" Type="http://schemas.openxmlformats.org/officeDocument/2006/relationships/hyperlink" Target="https://www.bis.org/statistics/" TargetMode="External"/><Relationship Id="rId24" Type="http://schemas.openxmlformats.org/officeDocument/2006/relationships/header" Target="header2.xml"/><Relationship Id="rId23" Type="http://schemas.openxmlformats.org/officeDocument/2006/relationships/hyperlink" Target="https://github.com/thiagossiqueira/econ_research_archive/blob/master/datos_y_modelos/brazil_int_corp.ipyn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26" Type="http://schemas.openxmlformats.org/officeDocument/2006/relationships/footer" Target="footer2.xml"/><Relationship Id="rId25"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graduacion@posgrado.economicas.uba.ar" TargetMode="External"/><Relationship Id="rId8" Type="http://schemas.openxmlformats.org/officeDocument/2006/relationships/header" Target="header1.xml"/><Relationship Id="rId11" Type="http://schemas.openxmlformats.org/officeDocument/2006/relationships/hyperlink" Target="http://www.apastyle.org/" TargetMode="External"/><Relationship Id="rId10" Type="http://schemas.openxmlformats.org/officeDocument/2006/relationships/image" Target="media/image2.png"/><Relationship Id="rId13" Type="http://schemas.openxmlformats.org/officeDocument/2006/relationships/hyperlink" Target="https://doi.org/10.1111/j.1468-0297.2008.02196.x" TargetMode="External"/><Relationship Id="rId12" Type="http://schemas.openxmlformats.org/officeDocument/2006/relationships/hyperlink" Target="https://doi.org/10.1080/00036846.2022.2097193" TargetMode="External"/><Relationship Id="rId15" Type="http://schemas.openxmlformats.org/officeDocument/2006/relationships/hyperlink" Target="https://doi.org/10.1080/1540496X.2016.1174853" TargetMode="External"/><Relationship Id="rId14" Type="http://schemas.openxmlformats.org/officeDocument/2006/relationships/hyperlink" Target="https://www.imf.org/en/Publications/WP/Issues/2016/12/31/How-Important-Is-Sovereign-Risk-in-Determining-Corporate-Default-Premia-The-Case-of-South-18634" TargetMode="External"/><Relationship Id="rId17" Type="http://schemas.openxmlformats.org/officeDocument/2006/relationships/hyperlink" Target="https://pdfs.semanticscholar.org/1558/e90ca70eec0d1e1208ed07261f14ea76dee8.pdf" TargetMode="External"/><Relationship Id="rId16" Type="http://schemas.openxmlformats.org/officeDocument/2006/relationships/hyperlink" Target="https://doi.org/10.1016/j.jbankfin.2012.08.012" TargetMode="External"/><Relationship Id="rId19" Type="http://schemas.openxmlformats.org/officeDocument/2006/relationships/hyperlink" Target="https://doi.org/10.7819/rbgn.v22i0.4061" TargetMode="External"/><Relationship Id="rId18" Type="http://schemas.openxmlformats.org/officeDocument/2006/relationships/hyperlink" Target="https://doi.org/10.1787/c437947f-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0x010100091171F653B5AF4FA70C4552C6541130</vt:lpwstr>
  </property>
</Properties>
</file>